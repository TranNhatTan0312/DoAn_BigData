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1897553191"/>
        <w:docPartObj>
          <w:docPartGallery w:val="Cover Pages"/>
          <w:docPartUnique/>
        </w:docPartObj>
      </w:sdtPr>
      <w:sdtContent>
        <w:p w14:paraId="0B46608E" w14:textId="6BEAD234" w:rsidR="003B09B5" w:rsidRPr="009F2D87" w:rsidRDefault="00D24B4C" w:rsidP="009F2D87">
          <w:pPr>
            <w:spacing w:line="360" w:lineRule="auto"/>
            <w:jc w:val="center"/>
            <w:rPr>
              <w:rFonts w:cs="Times New Roman"/>
            </w:rPr>
          </w:pPr>
          <w:r w:rsidRPr="009F2D87">
            <w:rPr>
              <w:rFonts w:cs="Times New Roman"/>
              <w:b/>
              <w:bCs/>
              <w:noProof/>
              <w:sz w:val="40"/>
              <w:szCs w:val="40"/>
            </w:rPr>
            <w:drawing>
              <wp:anchor distT="0" distB="0" distL="114300" distR="114300" simplePos="0" relativeHeight="251658240" behindDoc="1" locked="0" layoutInCell="1" allowOverlap="1" wp14:anchorId="47D7FDC9" wp14:editId="60FAE809">
                <wp:simplePos x="0" y="0"/>
                <wp:positionH relativeFrom="column">
                  <wp:posOffset>-641123</wp:posOffset>
                </wp:positionH>
                <wp:positionV relativeFrom="paragraph">
                  <wp:posOffset>-488078</wp:posOffset>
                </wp:positionV>
                <wp:extent cx="7197033" cy="70968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6971" cy="711650"/>
                        </a:xfrm>
                        <a:prstGeom prst="rect">
                          <a:avLst/>
                        </a:prstGeom>
                        <a:noFill/>
                      </pic:spPr>
                    </pic:pic>
                  </a:graphicData>
                </a:graphic>
                <wp14:sizeRelH relativeFrom="page">
                  <wp14:pctWidth>0</wp14:pctWidth>
                </wp14:sizeRelH>
                <wp14:sizeRelV relativeFrom="page">
                  <wp14:pctHeight>0</wp14:pctHeight>
                </wp14:sizeRelV>
              </wp:anchor>
            </w:drawing>
          </w:r>
          <w:r w:rsidR="00000000">
            <w:rPr>
              <w:rFonts w:cs="Times New Roman"/>
              <w:noProof/>
            </w:rPr>
            <w:pict w14:anchorId="599D747E">
              <v:group id="Group 34" o:spid="_x0000_s2165" style="position:absolute;left:0;text-align:left;margin-left:361.35pt;margin-top:-38.65pt;width:161.7pt;height:754.2pt;flip:x;z-index:-251658238;mso-position-horizontal-relative:margin;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">
                <v:rect id="Rectangle 35" o:spid="_x0000_s2166"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" fillcolor="#44546a" stroked="f" strokeweight="1pt"/>
                <v:group id="Group 36" o:spid="_x0000_s2167"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">
                  <v:group id="Group 37" o:spid="_x0000_s216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">
                    <v:shape id="Freeform 20" o:spid="_x0000_s2169"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" path="m,l39,152,84,304r38,113l122,440,76,306,39,180,6,53,,xe" fillcolor="#44546a" strokecolor="#44546a" strokeweight="0">
                      <v:path o:connecttype="custom" o:connectlocs="0,0;61913,241300;133350,482600;193675,661988;193675,698500;120650,485775;61913,285750;9525,84138;0,0" o:connectangles="0,0,0,0,0,0,0,0,0"/>
                    </v:shape>
                    <v:shape id="Freeform 21" o:spid="_x0000_s2170"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" path="m,l8,19,37,93r30,74l116,269r-8,l60,169,30,98,1,25,,xe" fillcolor="#44546a" strokecolor="#44546a" strokeweight="0">
                      <v:path o:connecttype="custom" o:connectlocs="0,0;12700,30163;58738,147638;106363,265113;184150,427038;171450,427038;95250,268288;47625,155575;1588,39688;0,0" o:connectangles="0,0,0,0,0,0,0,0,0,0"/>
                    </v:shape>
                    <v:shape id="Freeform 22" o:spid="_x0000_s2171"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" path="m,l,,1,79r2,80l12,317,23,476,39,634,58,792,83,948r24,138l135,1223r5,49l138,1262,105,1106,77,949,53,792,35,634,20,476,9,317,2,159,,79,,xe" fillcolor="#44546a" strokecolor="#44546a" strokeweight="0">
                      <v:path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2172"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" path="m45,r,l35,66r-9,67l14,267,6,401,3,534,6,669r8,134l18,854r,-3l9,814,8,803,1,669,,534,3,401,12,267,25,132,34,66,45,xe" fillcolor="#44546a" strokecolor="#44546a" strokeweight="0">
                      <v:path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2173"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" path="m,l10,44r11,82l34,207r19,86l75,380r25,86l120,521r21,55l152,618r2,11l140,595,115,532,93,468,67,383,47,295,28,207,12,104,,xe" fillcolor="#44546a" strokecolor="#44546a" strokeweight="0">
                      <v:path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2174"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" path="m,l33,69r-9,l12,35,,xe" fillcolor="#44546a" strokecolor="#44546a" strokeweight="0">
                      <v:path o:connecttype="custom" o:connectlocs="0,0;52388,109538;38100,109538;19050,55563;0,0" o:connectangles="0,0,0,0,0"/>
                    </v:shape>
                    <v:shape id="Freeform 26" o:spid="_x0000_s2175"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" path="m,l9,37r,3l15,93,5,49,,xe" fillcolor="#44546a" strokecolor="#44546a" strokeweight="0">
                      <v:path o:connecttype="custom" o:connectlocs="0,0;14288,58738;14288,63500;23813,147638;7938,77788;0,0" o:connectangles="0,0,0,0,0,0"/>
                    </v:shape>
                    <v:shape id="Freeform 27" o:spid="_x0000_s2176"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" path="m394,r,l356,38,319,77r-35,40l249,160r-42,58l168,276r-37,63l98,402,69,467,45,535,26,604,14,673,7,746,6,766,,749r1,-5l7,673,21,603,40,533,65,466,94,400r33,-64l164,275r40,-60l248,158r34,-42l318,76,354,37,394,xe" fillcolor="#44546a" strokecolor="#44546a" strokeweight="0">
                      <v:path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2177"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" path="m,l6,16r1,3l11,80r9,52l33,185r3,9l21,161,15,145,5,81,1,41,,xe" fillcolor="#44546a" strokecolor="#44546a" strokeweight="0">
                      <v:path o:connecttype="custom" o:connectlocs="0,0;9525,25400;11113,30163;17463,127000;31750,209550;52388,293688;57150,307975;33338,255588;23813,230188;7938,128588;1588,65088;0,0" o:connectangles="0,0,0,0,0,0,0,0,0,0,0,0"/>
                    </v:shape>
                    <v:shape id="Freeform 29" o:spid="_x0000_s2178"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" path="m,l31,65r-8,l,xe" fillcolor="#44546a" strokecolor="#44546a" strokeweight="0">
                      <v:path o:connecttype="custom" o:connectlocs="0,0;49213,103188;36513,103188;0,0" o:connectangles="0,0,0,0"/>
                    </v:shape>
                    <v:shape id="Freeform 30" o:spid="_x0000_s2179"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" path="m,l6,17,7,42,6,39,,23,,xe" fillcolor="#44546a" strokecolor="#44546a" strokeweight="0">
                      <v:path o:connecttype="custom" o:connectlocs="0,0;9525,26988;11113,66675;9525,61913;0,36513;0,0" o:connectangles="0,0,0,0,0,0"/>
                    </v:shape>
                    <v:shape id="Freeform 31" o:spid="_x0000_s2180"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" path="m,l6,16,21,49,33,84r12,34l44,118,13,53,11,42,,xe" fillcolor="#44546a" strokecolor="#44546a" strokeweight="0">
                      <v:path o:connecttype="custom" o:connectlocs="0,0;9525,25400;33338,77788;52388,133350;71438,187325;69850,187325;20638,84138;17463,66675;0,0" o:connectangles="0,0,0,0,0,0,0,0,0"/>
                    </v:shape>
                  </v:group>
                  <v:group id="Group 50" o:spid="_x0000_s2181"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">
                    <v:shape id="Freeform 8" o:spid="_x0000_s2182"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" path="m,l41,155,86,309r39,116l125,450,79,311,41,183,7,54,,xe" fillcolor="#44546a" strokecolor="#44546a" strokeweight="0">
                      <v:fill opacity="13107f"/>
                      <v:stroke opacity="13107f"/>
                      <v:path o:connecttype="custom" o:connectlocs="0,0;65088,246063;136525,490538;198438,674688;198438,714375;125413,493713;65088,290513;11113,85725;0,0" o:connectangles="0,0,0,0,0,0,0,0,0"/>
                    </v:shape>
                    <v:shape id="Freeform 9" o:spid="_x0000_s2183"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" path="m,l8,20,37,96r32,74l118,275r-9,l61,174,30,100,,26,,xe" fillcolor="#44546a" strokecolor="#44546a" strokeweight="0">
                      <v:fill opacity="13107f"/>
                      <v:stroke opacity="13107f"/>
                      <v:path o:connecttype="custom" o:connectlocs="0,0;12700,31750;58738,152400;109538,269875;187325,436563;173038,436563;96838,276225;47625,158750;0,41275;0,0" o:connectangles="0,0,0,0,0,0,0,0,0,0"/>
                    </v:shape>
                    <v:shape id="Freeform 10" o:spid="_x0000_s218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" path="m,l16,72r4,49l18,112,,31,,xe" fillcolor="#44546a" strokecolor="#44546a" strokeweight="0">
                      <v:fill opacity="13107f"/>
                      <v:stroke opacity="13107f"/>
                      <v:path o:connecttype="custom" o:connectlocs="0,0;25400,114300;31750,192088;28575,177800;0,49213;0,0" o:connectangles="0,0,0,0,0,0"/>
                    </v:shape>
                    <v:shape id="Freeform 12" o:spid="_x0000_s2185"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" path="m,l11,46r11,83l36,211r19,90l76,389r27,87l123,533r21,55l155,632r3,11l142,608,118,544,95,478,69,391,47,302,29,212,13,107,,xe" fillcolor="#44546a" strokecolor="#44546a" strokeweight="0">
                      <v:fill opacity="13107f"/>
                      <v:stroke opacity="13107f"/>
                      <v:path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2186"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" path="m,l33,71r-9,l11,36,,xe" fillcolor="#44546a" strokecolor="#44546a" strokeweight="0">
                      <v:fill opacity="13107f"/>
                      <v:stroke opacity="13107f"/>
                      <v:path o:connecttype="custom" o:connectlocs="0,0;52388,112713;38100,112713;17463,57150;0,0" o:connectangles="0,0,0,0,0"/>
                    </v:shape>
                    <v:shape id="Freeform 14" o:spid="_x0000_s2187"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" path="m,l8,37r,4l15,95,4,49,,xe" fillcolor="#44546a" strokecolor="#44546a" strokeweight="0">
                      <v:fill opacity="13107f"/>
                      <v:stroke opacity="13107f"/>
                      <v:path o:connecttype="custom" o:connectlocs="0,0;12700,58738;12700,65088;23813,150813;6350,77788;0,0" o:connectangles="0,0,0,0,0,0"/>
                    </v:shape>
                    <v:shape id="Freeform 15" o:spid="_x0000_s2188"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" path="m402,r,1l363,39,325,79r-35,42l255,164r-44,58l171,284r-38,62l100,411,71,478,45,546,27,617,13,689,7,761r,21l,765r1,-4l7,688,21,616,40,545,66,475,95,409r35,-66l167,281r42,-61l253,163r34,-43l324,78,362,38,402,xe" fillcolor="#44546a" strokecolor="#44546a" strokeweight="0">
                      <v:fill opacity="13107f"/>
                      <v:stroke opacity="13107f"/>
                      <v:path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2189"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" path="m,l6,15r1,3l12,80r9,54l33,188r4,8l22,162,15,146,5,81,1,40,,xe" fillcolor="#44546a" strokecolor="#44546a" strokeweight="0">
                      <v:fill opacity="13107f"/>
                      <v:stroke opacity="13107f"/>
                      <v:path o:connecttype="custom" o:connectlocs="0,0;9525,23813;11113,28575;19050,127000;33338,212725;52388,298450;58738,311150;34925,257175;23813,231775;7938,128588;1588,63500;0,0" o:connectangles="0,0,0,0,0,0,0,0,0,0,0,0"/>
                    </v:shape>
                    <v:shape id="Freeform 17" o:spid="_x0000_s2190"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" path="m,l31,66r-7,l,xe" fillcolor="#44546a" strokecolor="#44546a" strokeweight="0">
                      <v:fill opacity="13107f"/>
                      <v:stroke opacity="13107f"/>
                      <v:path o:connecttype="custom" o:connectlocs="0,0;49213,104775;38100,104775;0,0" o:connectangles="0,0,0,0"/>
                    </v:shape>
                    <v:shape id="Freeform 18" o:spid="_x0000_s2191"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" path="m,l7,17r,26l6,40,,25,,xe" fillcolor="#44546a" strokecolor="#44546a" strokeweight="0">
                      <v:fill opacity="13107f"/>
                      <v:stroke opacity="13107f"/>
                      <v:path o:connecttype="custom" o:connectlocs="0,0;11113,26988;11113,68263;9525,63500;0,39688;0,0" o:connectangles="0,0,0,0,0,0"/>
                    </v:shape>
                    <v:shape id="Freeform 19" o:spid="_x0000_s2192"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" path="m,l7,16,22,50,33,86r13,35l45,121,14,55,11,44,,xe" fillcolor="#44546a" strokecolor="#44546a" strokeweight="0">
                      <v:fill opacity="13107f"/>
                      <v:stroke opacity="13107f"/>
                      <v:path o:connecttype="custom" o:connectlocs="0,0;11113,25400;34925,79375;52388,136525;73025,192088;71438,192088;22225,87313;17463,69850;0,0" o:connectangles="0,0,0,0,0,0,0,0,0"/>
                    </v:shape>
                  </v:group>
                </v:group>
                <w10:wrap anchorx="margin" anchory="margin"/>
              </v:group>
            </w:pict>
          </w:r>
          <w:r w:rsidR="00000000">
            <w:rPr>
              <w:rFonts w:cs="Times New Roman"/>
              <w:noProof/>
            </w:rPr>
            <w:pict w14:anchorId="5D0E6AA1">
              <v:group id="Group 28" o:spid="_x0000_s2193" style="position:absolute;left:0;text-align:left;margin-left:18.75pt;margin-top:-38.7pt;width:168pt;height:754.2pt;z-index:-251658239;mso-position-horizontal-relative:page;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">
                <v:rect id="Rectangle 197" o:spid="_x0000_s2194"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" fillcolor="#44546a" stroked="f" strokeweight="1pt"/>
                <v:group id="Group 199" o:spid="_x0000_s2195"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">
                  <v:group id="Group 200" o:spid="_x0000_s2196"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">
                    <v:shape id="Freeform 20" o:spid="_x0000_s2197"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" path="m,l39,152,84,304r38,113l122,440,76,306,39,180,6,53,,xe" fillcolor="#44546a" strokecolor="#44546a" strokeweight="0">
                      <v:path o:connecttype="custom" o:connectlocs="0,0;61913,241300;133350,482600;193675,661988;193675,698500;120650,485775;61913,285750;9525,84138;0,0" o:connectangles="0,0,0,0,0,0,0,0,0"/>
                    </v:shape>
                    <v:shape id="Freeform 21" o:spid="_x0000_s2198"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" path="m,l8,19,37,93r30,74l116,269r-8,l60,169,30,98,1,25,,xe" fillcolor="#44546a" strokecolor="#44546a" strokeweight="0">
                      <v:path o:connecttype="custom" o:connectlocs="0,0;12700,30163;58738,147638;106363,265113;184150,427038;171450,427038;95250,268288;47625,155575;1588,39688;0,0" o:connectangles="0,0,0,0,0,0,0,0,0,0"/>
                    </v:shape>
                    <v:shape id="Freeform 22" o:spid="_x0000_s219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" path="m,l,,1,79r2,80l12,317,23,476,39,634,58,792,83,948r24,138l135,1223r5,49l138,1262,105,1106,77,949,53,792,35,634,20,476,9,317,2,159,,79,,xe" fillcolor="#44546a" strokecolor="#44546a" strokeweight="0">
                      <v:path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220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" path="m45,r,l35,66r-9,67l14,267,6,401,3,534,6,669r8,134l18,854r,-3l9,814,8,803,1,669,,534,3,401,12,267,25,132,34,66,45,xe" fillcolor="#44546a" strokecolor="#44546a" strokeweight="0">
                      <v:path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2201"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" path="m,l10,44r11,82l34,207r19,86l75,380r25,86l120,521r21,55l152,618r2,11l140,595,115,532,93,468,67,383,47,295,28,207,12,104,,xe" fillcolor="#44546a" strokecolor="#44546a" strokeweight="0">
                      <v:path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2202"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" path="m,l33,69r-9,l12,35,,xe" fillcolor="#44546a" strokecolor="#44546a" strokeweight="0">
                      <v:path o:connecttype="custom" o:connectlocs="0,0;52388,109538;38100,109538;19050,55563;0,0" o:connectangles="0,0,0,0,0"/>
                    </v:shape>
                    <v:shape id="Freeform 26" o:spid="_x0000_s2203"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" path="m,l9,37r,3l15,93,5,49,,xe" fillcolor="#44546a" strokecolor="#44546a" strokeweight="0">
                      <v:path o:connecttype="custom" o:connectlocs="0,0;14288,58738;14288,63500;23813,147638;7938,77788;0,0" o:connectangles="0,0,0,0,0,0"/>
                    </v:shape>
                    <v:shape id="Freeform 27" o:spid="_x0000_s220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" path="m394,r,l356,38,319,77r-35,40l249,160r-42,58l168,276r-37,63l98,402,69,467,45,535,26,604,14,673,7,746,6,766,,749r1,-5l7,673,21,603,40,533,65,466,94,400r33,-64l164,275r40,-60l248,158r34,-42l318,76,354,37,394,xe" fillcolor="#44546a" strokecolor="#44546a" strokeweight="0">
                      <v:path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220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" path="m,l6,16r1,3l11,80r9,52l33,185r3,9l21,161,15,145,5,81,1,41,,xe" fillcolor="#44546a" strokecolor="#44546a" strokeweight="0">
                      <v:path o:connecttype="custom" o:connectlocs="0,0;9525,25400;11113,30163;17463,127000;31750,209550;52388,293688;57150,307975;33338,255588;23813,230188;7938,128588;1588,65088;0,0" o:connectangles="0,0,0,0,0,0,0,0,0,0,0,0"/>
                    </v:shape>
                    <v:shape id="Freeform 29" o:spid="_x0000_s220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" path="m,l31,65r-8,l,xe" fillcolor="#44546a" strokecolor="#44546a" strokeweight="0">
                      <v:path o:connecttype="custom" o:connectlocs="0,0;49213,103188;36513,103188;0,0" o:connectangles="0,0,0,0"/>
                    </v:shape>
                    <v:shape id="Freeform 30" o:spid="_x0000_s220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" path="m,l6,17,7,42,6,39,,23,,xe" fillcolor="#44546a" strokecolor="#44546a" strokeweight="0">
                      <v:path o:connecttype="custom" o:connectlocs="0,0;9525,26988;11113,66675;9525,61913;0,36513;0,0" o:connectangles="0,0,0,0,0,0"/>
                    </v:shape>
                    <v:shape id="Freeform 31" o:spid="_x0000_s220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" path="m,l6,16,21,49,33,84r12,34l44,118,13,53,11,42,,xe" fillcolor="#44546a" strokecolor="#44546a" strokeweight="0">
                      <v:path o:connecttype="custom" o:connectlocs="0,0;9525,25400;33338,77788;52388,133350;71438,187325;69850,187325;20638,84138;17463,66675;0,0" o:connectangles="0,0,0,0,0,0,0,0,0"/>
                    </v:shape>
                  </v:group>
                  <v:group id="Group 213" o:spid="_x0000_s2209"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">
                    <v:shape id="Freeform 8" o:spid="_x0000_s221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" path="m,l41,155,86,309r39,116l125,450,79,311,41,183,7,54,,xe" fillcolor="#44546a" strokecolor="#44546a" strokeweight="0">
                      <v:fill opacity="13107f"/>
                      <v:stroke opacity="13107f"/>
                      <v:path o:connecttype="custom" o:connectlocs="0,0;65088,246063;136525,490538;198438,674688;198438,714375;125413,493713;65088,290513;11113,85725;0,0" o:connectangles="0,0,0,0,0,0,0,0,0"/>
                    </v:shape>
                    <v:shape id="Freeform 9" o:spid="_x0000_s221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" path="m,l8,20,37,96r32,74l118,275r-9,l61,174,30,100,,26,,xe" fillcolor="#44546a" strokecolor="#44546a" strokeweight="0">
                      <v:fill opacity="13107f"/>
                      <v:stroke opacity="13107f"/>
                      <v:path o:connecttype="custom" o:connectlocs="0,0;12700,31750;58738,152400;109538,269875;187325,436563;173038,436563;96838,276225;47625,158750;0,41275;0,0" o:connectangles="0,0,0,0,0,0,0,0,0,0"/>
                    </v:shape>
                    <v:shape id="Freeform 10" o:spid="_x0000_s2212"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" path="m,l16,72r4,49l18,112,,31,,xe" fillcolor="#44546a" strokecolor="#44546a" strokeweight="0">
                      <v:fill opacity="13107f"/>
                      <v:stroke opacity="13107f"/>
                      <v:path o:connecttype="custom" o:connectlocs="0,0;25400,114300;31750,192088;28575,177800;0,49213;0,0" o:connectangles="0,0,0,0,0,0"/>
                    </v:shape>
                    <v:shape id="Freeform 12" o:spid="_x0000_s2213"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" path="m,l11,46r11,83l36,211r19,90l76,389r27,87l123,533r21,55l155,632r3,11l142,608,118,544,95,478,69,391,47,302,29,212,13,107,,xe" fillcolor="#44546a" strokecolor="#44546a" strokeweight="0">
                      <v:fill opacity="13107f"/>
                      <v:stroke opacity="13107f"/>
                      <v:path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221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" path="m,l33,71r-9,l11,36,,xe" fillcolor="#44546a" strokecolor="#44546a" strokeweight="0">
                      <v:fill opacity="13107f"/>
                      <v:stroke opacity="13107f"/>
                      <v:path o:connecttype="custom" o:connectlocs="0,0;52388,112713;38100,112713;17463,57150;0,0" o:connectangles="0,0,0,0,0"/>
                    </v:shape>
                    <v:shape id="Freeform 14" o:spid="_x0000_s221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" path="m,l8,37r,4l15,95,4,49,,xe" fillcolor="#44546a" strokecolor="#44546a" strokeweight="0">
                      <v:fill opacity="13107f"/>
                      <v:stroke opacity="13107f"/>
                      <v:path o:connecttype="custom" o:connectlocs="0,0;12700,58738;12700,65088;23813,150813;6350,77788;0,0" o:connectangles="0,0,0,0,0,0"/>
                    </v:shape>
                    <v:shape id="Freeform 15" o:spid="_x0000_s2216"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" path="m402,r,1l363,39,325,79r-35,42l255,164r-44,58l171,284r-38,62l100,411,71,478,45,546,27,617,13,689,7,761r,21l,765r1,-4l7,688,21,616,40,545,66,475,95,409r35,-66l167,281r42,-61l253,163r34,-43l324,78,362,38,402,xe" fillcolor="#44546a" strokecolor="#44546a" strokeweight="0">
                      <v:fill opacity="13107f"/>
                      <v:stroke opacity="13107f"/>
                      <v:path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2217"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" path="m,l6,15r1,3l12,80r9,54l33,188r4,8l22,162,15,146,5,81,1,40,,xe" fillcolor="#44546a" strokecolor="#44546a" strokeweight="0">
                      <v:fill opacity="13107f"/>
                      <v:stroke opacity="13107f"/>
                      <v:path o:connecttype="custom" o:connectlocs="0,0;9525,23813;11113,28575;19050,127000;33338,212725;52388,298450;58738,311150;34925,257175;23813,231775;7938,128588;1588,63500;0,0" o:connectangles="0,0,0,0,0,0,0,0,0,0,0,0"/>
                    </v:shape>
                    <v:shape id="Freeform 17" o:spid="_x0000_s2218"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" path="m,l31,66r-7,l,xe" fillcolor="#44546a" strokecolor="#44546a" strokeweight="0">
                      <v:fill opacity="13107f"/>
                      <v:stroke opacity="13107f"/>
                      <v:path o:connecttype="custom" o:connectlocs="0,0;49213,104775;38100,104775;0,0" o:connectangles="0,0,0,0"/>
                    </v:shape>
                    <v:shape id="Freeform 18" o:spid="_x0000_s2219"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" path="m,l7,17r,26l6,40,,25,,xe" fillcolor="#44546a" strokecolor="#44546a" strokeweight="0">
                      <v:fill opacity="13107f"/>
                      <v:stroke opacity="13107f"/>
                      <v:path o:connecttype="custom" o:connectlocs="0,0;11113,26988;11113,68263;9525,63500;0,39688;0,0" o:connectangles="0,0,0,0,0,0"/>
                    </v:shape>
                    <v:shape id="Freeform 19" o:spid="_x0000_s2220"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" path="m,l7,16,22,50,33,86r13,35l45,121,14,55,11,44,,xe" fillcolor="#44546a" strokecolor="#44546a" strokeweight="0">
                      <v:fill opacity="13107f"/>
                      <v:stroke opacity="13107f"/>
                      <v:path o:connecttype="custom" o:connectlocs="0,0;11113,25400;34925,79375;52388,136525;73025,192088;71438,192088;22225,87313;17463,69850;0,0" o:connectangles="0,0,0,0,0,0,0,0,0"/>
                    </v:shape>
                  </v:group>
                </v:group>
                <w10:wrap anchorx="page" anchory="margin"/>
              </v:group>
            </w:pict>
          </w:r>
          <w:r w:rsidR="003B09B5" w:rsidRPr="009F2D87">
            <w:rPr>
              <w:rFonts w:cs="Times New Roman"/>
              <w:b/>
              <w:bCs/>
              <w:sz w:val="36"/>
              <w:szCs w:val="36"/>
            </w:rPr>
            <w:t>ĐẠI HỌC QUỐC GIA THÀNH PHỐ HỒ CHÍ MINH</w:t>
          </w:r>
        </w:p>
        <w:p w14:paraId="25F2D12C" w14:textId="713D7ECD" w:rsidR="003B09B5" w:rsidRPr="009F2D87" w:rsidRDefault="003B09B5" w:rsidP="009F2D87">
          <w:pPr>
            <w:pStyle w:val="Default"/>
            <w:spacing w:line="360" w:lineRule="auto"/>
            <w:jc w:val="center"/>
            <w:rPr>
              <w:rFonts w:ascii="Times New Roman" w:hAnsi="Times New Roman" w:cs="Times New Roman"/>
              <w:b/>
              <w:bCs/>
              <w:color w:val="auto"/>
              <w:sz w:val="36"/>
              <w:szCs w:val="36"/>
            </w:rPr>
          </w:pPr>
          <w:r w:rsidRPr="009F2D87">
            <w:rPr>
              <w:rFonts w:ascii="Times New Roman" w:hAnsi="Times New Roman" w:cs="Times New Roman"/>
              <w:b/>
              <w:bCs/>
              <w:color w:val="auto"/>
              <w:sz w:val="36"/>
              <w:szCs w:val="36"/>
            </w:rPr>
            <w:t>TRƯỜNG ĐẠI HỌC CÔNG NGHỆ THÔNG TIN</w:t>
          </w:r>
        </w:p>
        <w:p w14:paraId="6F4F578E" w14:textId="2002875B" w:rsidR="003B09B5" w:rsidRPr="009F2D87" w:rsidRDefault="003B09B5" w:rsidP="009F2D87">
          <w:pPr>
            <w:spacing w:line="360" w:lineRule="auto"/>
            <w:jc w:val="center"/>
            <w:rPr>
              <w:rFonts w:cs="Times New Roman"/>
            </w:rPr>
          </w:pPr>
        </w:p>
        <w:p w14:paraId="51DEC2DE" w14:textId="7BEBB1C4" w:rsidR="003B09B5" w:rsidRPr="009F2D87" w:rsidRDefault="003B09B5" w:rsidP="009F2D87">
          <w:pPr>
            <w:pStyle w:val="Default"/>
            <w:spacing w:line="360" w:lineRule="auto"/>
            <w:ind w:right="341"/>
            <w:jc w:val="center"/>
            <w:rPr>
              <w:rFonts w:ascii="Times New Roman" w:hAnsi="Times New Roman" w:cs="Times New Roman"/>
              <w:b/>
              <w:bCs/>
              <w:color w:val="auto"/>
              <w:sz w:val="26"/>
              <w:szCs w:val="26"/>
            </w:rPr>
          </w:pPr>
          <w:r w:rsidRPr="009F2D87">
            <w:rPr>
              <w:rFonts w:ascii="Times New Roman" w:hAnsi="Times New Roman" w:cs="Times New Roman"/>
              <w:noProof/>
            </w:rPr>
            <w:t xml:space="preserve"> </w:t>
          </w:r>
          <w:r>
            <w:rPr>
              <w:noProof/>
            </w:rPr>
            <w:drawing>
              <wp:inline distT="0" distB="0" distL="0" distR="0" wp14:anchorId="4B8C01A2" wp14:editId="3C8A9D84">
                <wp:extent cx="1250818" cy="899770"/>
                <wp:effectExtent l="0" t="0" r="698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2">
                          <a:extLst>
                            <a:ext uri="{28A0092B-C50C-407E-A947-70E740481C1C}">
                              <a14:useLocalDpi xmlns:a14="http://schemas.microsoft.com/office/drawing/2010/main" val="0"/>
                            </a:ext>
                          </a:extLst>
                        </a:blip>
                        <a:srcRect t="3441" b="7103"/>
                        <a:stretch>
                          <a:fillRect/>
                        </a:stretch>
                      </pic:blipFill>
                      <pic:spPr>
                        <a:xfrm>
                          <a:off x="0" y="0"/>
                          <a:ext cx="1250818" cy="899770"/>
                        </a:xfrm>
                        <a:prstGeom prst="rect">
                          <a:avLst/>
                        </a:prstGeom>
                      </pic:spPr>
                    </pic:pic>
                  </a:graphicData>
                </a:graphic>
              </wp:inline>
            </w:drawing>
          </w:r>
        </w:p>
        <w:p w14:paraId="69E6A838" w14:textId="77777777" w:rsidR="003B09B5" w:rsidRPr="009F2D87" w:rsidRDefault="003B09B5" w:rsidP="009F2D87">
          <w:pPr>
            <w:pStyle w:val="Default"/>
            <w:spacing w:line="360" w:lineRule="auto"/>
            <w:jc w:val="center"/>
            <w:rPr>
              <w:rFonts w:ascii="Times New Roman" w:hAnsi="Times New Roman" w:cs="Times New Roman"/>
              <w:b/>
              <w:bCs/>
              <w:color w:val="auto"/>
              <w:sz w:val="26"/>
              <w:szCs w:val="26"/>
            </w:rPr>
          </w:pPr>
        </w:p>
        <w:p w14:paraId="50D069EC" w14:textId="51301C5A" w:rsidR="003B09B5" w:rsidRPr="009F2D87" w:rsidRDefault="003B09B5" w:rsidP="009F2D87">
          <w:pPr>
            <w:pStyle w:val="Default"/>
            <w:spacing w:line="360" w:lineRule="auto"/>
            <w:jc w:val="center"/>
            <w:rPr>
              <w:rFonts w:ascii="Times New Roman" w:hAnsi="Times New Roman" w:cs="Times New Roman"/>
              <w:color w:val="auto"/>
              <w:sz w:val="32"/>
              <w:szCs w:val="32"/>
            </w:rPr>
          </w:pPr>
          <w:r w:rsidRPr="009F2D87">
            <w:rPr>
              <w:rFonts w:ascii="Times New Roman" w:hAnsi="Times New Roman" w:cs="Times New Roman"/>
              <w:b/>
              <w:bCs/>
              <w:color w:val="auto"/>
              <w:sz w:val="40"/>
              <w:szCs w:val="40"/>
            </w:rPr>
            <w:t xml:space="preserve">BÁO CÁO CUỐI KỲ </w:t>
          </w:r>
          <w:r w:rsidRPr="009F2D87">
            <w:rPr>
              <w:rFonts w:ascii="Times New Roman" w:hAnsi="Times New Roman" w:cs="Times New Roman"/>
              <w:b/>
              <w:bCs/>
              <w:color w:val="auto"/>
              <w:sz w:val="40"/>
              <w:szCs w:val="40"/>
            </w:rPr>
            <w:br/>
          </w:r>
          <w:r w:rsidRPr="009F2D87">
            <w:rPr>
              <w:rFonts w:ascii="Times New Roman" w:hAnsi="Times New Roman" w:cs="Times New Roman"/>
              <w:color w:val="auto"/>
              <w:sz w:val="32"/>
              <w:szCs w:val="32"/>
            </w:rPr>
            <w:t xml:space="preserve">Môn học : </w:t>
          </w:r>
          <w:r w:rsidR="00944DD1" w:rsidRPr="009F2D87">
            <w:rPr>
              <w:rFonts w:ascii="Times New Roman" w:hAnsi="Times New Roman" w:cs="Times New Roman"/>
              <w:color w:val="auto"/>
              <w:sz w:val="32"/>
              <w:szCs w:val="32"/>
            </w:rPr>
            <w:t>Dữ liệu lớn</w:t>
          </w:r>
        </w:p>
        <w:p w14:paraId="667C6D0E" w14:textId="0672B6AD" w:rsidR="003B09B5" w:rsidRPr="009F2D87" w:rsidRDefault="003B09B5" w:rsidP="009F2D87">
          <w:pPr>
            <w:pStyle w:val="Default"/>
            <w:spacing w:line="360" w:lineRule="auto"/>
            <w:jc w:val="center"/>
            <w:rPr>
              <w:rFonts w:ascii="Times New Roman" w:hAnsi="Times New Roman" w:cs="Times New Roman"/>
              <w:color w:val="auto"/>
              <w:sz w:val="32"/>
              <w:szCs w:val="32"/>
            </w:rPr>
          </w:pPr>
          <w:r w:rsidRPr="009F2D87">
            <w:rPr>
              <w:rFonts w:ascii="Times New Roman" w:hAnsi="Times New Roman" w:cs="Times New Roman"/>
              <w:color w:val="auto"/>
              <w:sz w:val="32"/>
              <w:szCs w:val="32"/>
            </w:rPr>
            <w:t>Học kỳ I (202</w:t>
          </w:r>
          <w:r w:rsidR="00181D3F" w:rsidRPr="009F2D87">
            <w:rPr>
              <w:rFonts w:ascii="Times New Roman" w:hAnsi="Times New Roman" w:cs="Times New Roman"/>
              <w:color w:val="auto"/>
              <w:sz w:val="32"/>
              <w:szCs w:val="32"/>
            </w:rPr>
            <w:t>2</w:t>
          </w:r>
          <w:r w:rsidRPr="009F2D87">
            <w:rPr>
              <w:rFonts w:ascii="Times New Roman" w:hAnsi="Times New Roman" w:cs="Times New Roman"/>
              <w:color w:val="auto"/>
              <w:sz w:val="32"/>
              <w:szCs w:val="32"/>
            </w:rPr>
            <w:t>-202</w:t>
          </w:r>
          <w:r w:rsidR="00181D3F" w:rsidRPr="009F2D87">
            <w:rPr>
              <w:rFonts w:ascii="Times New Roman" w:hAnsi="Times New Roman" w:cs="Times New Roman"/>
              <w:color w:val="auto"/>
              <w:sz w:val="32"/>
              <w:szCs w:val="32"/>
            </w:rPr>
            <w:t>3</w:t>
          </w:r>
          <w:r w:rsidRPr="009F2D87">
            <w:rPr>
              <w:rFonts w:ascii="Times New Roman" w:hAnsi="Times New Roman" w:cs="Times New Roman"/>
              <w:color w:val="auto"/>
              <w:sz w:val="32"/>
              <w:szCs w:val="32"/>
            </w:rPr>
            <w:t>)</w:t>
          </w:r>
        </w:p>
        <w:p w14:paraId="5301C33D" w14:textId="77777777" w:rsidR="003B09B5" w:rsidRPr="009F2D87" w:rsidRDefault="003B09B5" w:rsidP="009F2D87">
          <w:pPr>
            <w:pStyle w:val="Default"/>
            <w:spacing w:line="360" w:lineRule="auto"/>
            <w:jc w:val="center"/>
            <w:rPr>
              <w:rFonts w:ascii="Times New Roman" w:hAnsi="Times New Roman" w:cs="Times New Roman"/>
              <w:b/>
              <w:bCs/>
              <w:color w:val="auto"/>
              <w:sz w:val="40"/>
              <w:szCs w:val="40"/>
            </w:rPr>
          </w:pPr>
          <w:r w:rsidRPr="009F2D87">
            <w:rPr>
              <w:rFonts w:ascii="Times New Roman" w:hAnsi="Times New Roman" w:cs="Times New Roman"/>
              <w:b/>
              <w:color w:val="auto"/>
              <w:sz w:val="40"/>
              <w:szCs w:val="40"/>
            </w:rPr>
            <w:t>ĐỀ TÀI:</w:t>
          </w:r>
        </w:p>
        <w:p w14:paraId="05ABCF15" w14:textId="3DE2FEE9" w:rsidR="003B09B5" w:rsidRPr="009F2D87" w:rsidRDefault="00944DD1" w:rsidP="009F2D87">
          <w:pPr>
            <w:pStyle w:val="Default"/>
            <w:spacing w:line="360" w:lineRule="auto"/>
            <w:jc w:val="center"/>
            <w:rPr>
              <w:rFonts w:ascii="Times New Roman" w:hAnsi="Times New Roman" w:cs="Times New Roman"/>
              <w:b/>
              <w:color w:val="auto"/>
              <w:sz w:val="32"/>
              <w:szCs w:val="32"/>
            </w:rPr>
          </w:pPr>
          <w:r w:rsidRPr="009F2D87">
            <w:rPr>
              <w:rFonts w:ascii="Times New Roman" w:hAnsi="Times New Roman" w:cs="Times New Roman"/>
              <w:b/>
              <w:bCs/>
              <w:color w:val="auto"/>
              <w:sz w:val="32"/>
              <w:szCs w:val="32"/>
            </w:rPr>
            <w:t xml:space="preserve">ỨNG DỤNG KỸ THUẬT HỌC MÁY XỬ LÝ BÀI TOÁN TRÊN TẬP </w:t>
          </w:r>
          <w:r w:rsidR="003B09B5" w:rsidRPr="009F2D87">
            <w:rPr>
              <w:rFonts w:ascii="Times New Roman" w:hAnsi="Times New Roman" w:cs="Times New Roman"/>
              <w:b/>
              <w:color w:val="auto"/>
              <w:sz w:val="32"/>
              <w:szCs w:val="32"/>
            </w:rPr>
            <w:t xml:space="preserve">DỮ LIỆU </w:t>
          </w:r>
          <w:r w:rsidR="003B7BD7" w:rsidRPr="009F2D87">
            <w:rPr>
              <w:rFonts w:ascii="Times New Roman" w:hAnsi="Times New Roman" w:cs="Times New Roman"/>
              <w:b/>
              <w:color w:val="auto"/>
              <w:sz w:val="32"/>
              <w:szCs w:val="32"/>
            </w:rPr>
            <w:t>NHỮNG CUỘC KHỦNG BỐ Ở</w:t>
          </w:r>
          <w:r w:rsidRPr="009F2D87">
            <w:rPr>
              <w:rFonts w:ascii="Times New Roman" w:hAnsi="Times New Roman" w:cs="Times New Roman"/>
              <w:b/>
              <w:color w:val="auto"/>
              <w:sz w:val="32"/>
              <w:szCs w:val="32"/>
            </w:rPr>
            <w:t xml:space="preserve"> </w:t>
          </w:r>
          <w:r w:rsidR="00002CAA">
            <w:rPr>
              <w:rFonts w:ascii="Times New Roman" w:hAnsi="Times New Roman" w:cs="Times New Roman"/>
              <w:b/>
              <w:color w:val="auto"/>
              <w:sz w:val="32"/>
              <w:szCs w:val="32"/>
            </w:rPr>
            <w:t>MỸ</w:t>
          </w:r>
        </w:p>
        <w:p w14:paraId="2B341CE4" w14:textId="77777777" w:rsidR="003B09B5" w:rsidRPr="009F2D87" w:rsidRDefault="003B09B5" w:rsidP="009F2D87">
          <w:pPr>
            <w:pStyle w:val="Default"/>
            <w:spacing w:line="360" w:lineRule="auto"/>
            <w:ind w:left="360" w:firstLine="1080"/>
            <w:rPr>
              <w:rFonts w:ascii="Times New Roman" w:hAnsi="Times New Roman" w:cs="Times New Roman"/>
              <w:color w:val="auto"/>
              <w:sz w:val="32"/>
              <w:szCs w:val="32"/>
            </w:rPr>
          </w:pPr>
        </w:p>
        <w:p w14:paraId="09451C84" w14:textId="77777777" w:rsidR="003B09B5" w:rsidRPr="009F2D87" w:rsidRDefault="003B09B5" w:rsidP="009F2D87">
          <w:pPr>
            <w:pStyle w:val="Default"/>
            <w:tabs>
              <w:tab w:val="left" w:pos="900"/>
            </w:tabs>
            <w:spacing w:line="360" w:lineRule="auto"/>
            <w:ind w:left="720"/>
            <w:rPr>
              <w:rFonts w:ascii="Times New Roman" w:hAnsi="Times New Roman" w:cs="Times New Roman"/>
              <w:color w:val="auto"/>
              <w:sz w:val="32"/>
              <w:szCs w:val="32"/>
            </w:rPr>
          </w:pP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 xml:space="preserve">        Sinh viên thực hiện:  </w:t>
          </w:r>
        </w:p>
        <w:p w14:paraId="3B63A495" w14:textId="6AEA0A37" w:rsidR="003B09B5" w:rsidRPr="009F2D87" w:rsidRDefault="00181D3F" w:rsidP="009F2D87">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Trần Nhật Tân</w:t>
          </w:r>
          <w:r w:rsidR="003B09B5" w:rsidRPr="009F2D87">
            <w:rPr>
              <w:rFonts w:ascii="Times New Roman" w:hAnsi="Times New Roman" w:cs="Times New Roman"/>
              <w:color w:val="auto"/>
              <w:sz w:val="32"/>
              <w:szCs w:val="32"/>
            </w:rPr>
            <w:t xml:space="preserve"> </w:t>
          </w:r>
          <w:r w:rsidR="003B09B5" w:rsidRPr="009F2D87">
            <w:rPr>
              <w:rFonts w:ascii="Times New Roman" w:hAnsi="Times New Roman" w:cs="Times New Roman"/>
              <w:sz w:val="32"/>
              <w:szCs w:val="32"/>
            </w:rPr>
            <w:tab/>
          </w:r>
          <w:r w:rsidR="00944DD1" w:rsidRPr="009F2D87">
            <w:rPr>
              <w:rFonts w:ascii="Times New Roman" w:hAnsi="Times New Roman" w:cs="Times New Roman"/>
              <w:sz w:val="32"/>
              <w:szCs w:val="32"/>
            </w:rPr>
            <w:tab/>
          </w:r>
          <w:r w:rsidR="003B09B5" w:rsidRPr="009F2D87">
            <w:rPr>
              <w:rFonts w:ascii="Times New Roman" w:hAnsi="Times New Roman" w:cs="Times New Roman"/>
              <w:color w:val="auto"/>
              <w:sz w:val="32"/>
              <w:szCs w:val="32"/>
            </w:rPr>
            <w:t xml:space="preserve">MSSV: </w:t>
          </w:r>
          <w:r w:rsidRPr="009F2D87">
            <w:rPr>
              <w:rFonts w:ascii="Times New Roman" w:hAnsi="Times New Roman" w:cs="Times New Roman"/>
              <w:color w:val="auto"/>
              <w:sz w:val="32"/>
              <w:szCs w:val="32"/>
            </w:rPr>
            <w:t>19522177</w:t>
          </w:r>
        </w:p>
        <w:p w14:paraId="1D14FAFD" w14:textId="77777777" w:rsidR="00002CAA" w:rsidRPr="009F2D87" w:rsidRDefault="00002CAA" w:rsidP="00002CAA">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Bùi Ngọc Thành</w:t>
          </w: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MSSV: 1952</w:t>
          </w:r>
          <w:r w:rsidRPr="00002CAA">
            <w:rPr>
              <w:rFonts w:ascii="Times New Roman" w:hAnsi="Times New Roman" w:cs="Times New Roman"/>
              <w:color w:val="auto"/>
              <w:sz w:val="32"/>
              <w:szCs w:val="32"/>
            </w:rPr>
            <w:t>2220</w:t>
          </w:r>
        </w:p>
        <w:p w14:paraId="48ED81D1" w14:textId="77777777" w:rsidR="00002CAA" w:rsidRPr="009F2D87" w:rsidRDefault="00002CAA" w:rsidP="00002CAA">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Huỳnh Quốc Khánh</w:t>
          </w:r>
          <w:r w:rsidRPr="009F2D87">
            <w:rPr>
              <w:rFonts w:ascii="Times New Roman" w:hAnsi="Times New Roman" w:cs="Times New Roman"/>
              <w:color w:val="auto"/>
              <w:sz w:val="32"/>
              <w:szCs w:val="32"/>
            </w:rPr>
            <w:tab/>
            <w:t>MSSV: 1952</w:t>
          </w:r>
          <w:r w:rsidRPr="00002CAA">
            <w:rPr>
              <w:rFonts w:ascii="Times New Roman" w:hAnsi="Times New Roman" w:cs="Times New Roman"/>
              <w:color w:val="auto"/>
              <w:sz w:val="32"/>
              <w:szCs w:val="32"/>
            </w:rPr>
            <w:t>1677</w:t>
          </w:r>
        </w:p>
        <w:p w14:paraId="684FB1A2" w14:textId="31076A13" w:rsidR="00944DD1" w:rsidRPr="009F2D87" w:rsidRDefault="00944DD1" w:rsidP="009F2D87">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Lê Thế Tiệm</w:t>
          </w: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MSSV: 1952</w:t>
          </w:r>
          <w:r w:rsidR="008A4C7F" w:rsidRPr="00002CAA">
            <w:rPr>
              <w:rFonts w:ascii="Times New Roman" w:hAnsi="Times New Roman" w:cs="Times New Roman"/>
              <w:color w:val="auto"/>
              <w:sz w:val="32"/>
              <w:szCs w:val="32"/>
            </w:rPr>
            <w:t>2</w:t>
          </w:r>
          <w:r w:rsidR="00160970" w:rsidRPr="00002CAA">
            <w:rPr>
              <w:rFonts w:ascii="Times New Roman" w:hAnsi="Times New Roman" w:cs="Times New Roman"/>
              <w:color w:val="auto"/>
              <w:sz w:val="32"/>
              <w:szCs w:val="32"/>
            </w:rPr>
            <w:t>330</w:t>
          </w:r>
        </w:p>
        <w:p w14:paraId="1718C5BF" w14:textId="5B93FF00" w:rsidR="00181D3F" w:rsidRPr="009F2D87" w:rsidRDefault="00944DD1" w:rsidP="009F2D87">
          <w:pPr>
            <w:pStyle w:val="Default"/>
            <w:tabs>
              <w:tab w:val="left" w:pos="900"/>
            </w:tabs>
            <w:spacing w:line="360" w:lineRule="auto"/>
            <w:rPr>
              <w:rFonts w:ascii="Times New Roman" w:hAnsi="Times New Roman" w:cs="Times New Roman"/>
              <w:color w:val="auto"/>
              <w:sz w:val="32"/>
              <w:szCs w:val="32"/>
            </w:rPr>
          </w:pPr>
          <w:r w:rsidRPr="009F2D87">
            <w:rPr>
              <w:rFonts w:ascii="Times New Roman" w:hAnsi="Times New Roman" w:cs="Times New Roman"/>
              <w:color w:val="auto"/>
              <w:sz w:val="32"/>
              <w:szCs w:val="32"/>
            </w:rPr>
            <w:tab/>
          </w:r>
        </w:p>
        <w:p w14:paraId="3C4D8065" w14:textId="4AFA2784" w:rsidR="003B09B5" w:rsidRPr="009F2D87" w:rsidRDefault="003B09B5" w:rsidP="009F2D87">
          <w:pPr>
            <w:pStyle w:val="Default"/>
            <w:tabs>
              <w:tab w:val="left" w:pos="900"/>
            </w:tabs>
            <w:spacing w:line="360" w:lineRule="auto"/>
            <w:rPr>
              <w:rFonts w:ascii="Times New Roman" w:hAnsi="Times New Roman" w:cs="Times New Roman"/>
              <w:color w:val="auto"/>
              <w:sz w:val="32"/>
              <w:szCs w:val="32"/>
            </w:rPr>
          </w:pP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 xml:space="preserve">        GVHD: </w:t>
          </w:r>
          <w:r w:rsidR="00181D3F" w:rsidRPr="009F2D87">
            <w:rPr>
              <w:rFonts w:ascii="Times New Roman" w:hAnsi="Times New Roman" w:cs="Times New Roman"/>
              <w:color w:val="auto"/>
              <w:sz w:val="32"/>
              <w:szCs w:val="32"/>
            </w:rPr>
            <w:t>T</w:t>
          </w:r>
          <w:r w:rsidR="00944DD1" w:rsidRPr="009F2D87">
            <w:rPr>
              <w:rFonts w:ascii="Times New Roman" w:hAnsi="Times New Roman" w:cs="Times New Roman"/>
              <w:color w:val="auto"/>
              <w:sz w:val="32"/>
              <w:szCs w:val="32"/>
            </w:rPr>
            <w:t>h</w:t>
          </w:r>
          <w:r w:rsidR="00181D3F" w:rsidRPr="009F2D87">
            <w:rPr>
              <w:rFonts w:ascii="Times New Roman" w:hAnsi="Times New Roman" w:cs="Times New Roman"/>
              <w:color w:val="auto"/>
              <w:sz w:val="32"/>
              <w:szCs w:val="32"/>
            </w:rPr>
            <w:t xml:space="preserve">S. </w:t>
          </w:r>
          <w:r w:rsidR="00944DD1" w:rsidRPr="009F2D87">
            <w:rPr>
              <w:rFonts w:ascii="Times New Roman" w:hAnsi="Times New Roman" w:cs="Times New Roman"/>
              <w:color w:val="auto"/>
              <w:sz w:val="32"/>
              <w:szCs w:val="32"/>
            </w:rPr>
            <w:t>Nguyễn Hồ Duy Tri</w:t>
          </w:r>
        </w:p>
        <w:p w14:paraId="311507B9" w14:textId="0FCEA678" w:rsidR="003B09B5" w:rsidRPr="009F2D87" w:rsidRDefault="003B09B5" w:rsidP="009F2D87">
          <w:pPr>
            <w:pStyle w:val="Default"/>
            <w:tabs>
              <w:tab w:val="left" w:pos="2043"/>
            </w:tabs>
            <w:spacing w:line="360" w:lineRule="auto"/>
            <w:rPr>
              <w:rFonts w:ascii="Times New Roman" w:hAnsi="Times New Roman" w:cs="Times New Roman"/>
              <w:color w:val="auto"/>
              <w:sz w:val="32"/>
              <w:szCs w:val="32"/>
            </w:rPr>
          </w:pPr>
          <w:r w:rsidRPr="009F2D87">
            <w:rPr>
              <w:rFonts w:ascii="Times New Roman" w:hAnsi="Times New Roman" w:cs="Times New Roman"/>
              <w:color w:val="auto"/>
              <w:sz w:val="32"/>
              <w:szCs w:val="32"/>
            </w:rPr>
            <w:tab/>
            <w:t>Lớp: IS</w:t>
          </w:r>
          <w:r w:rsidR="00A047F0" w:rsidRPr="009F2D87">
            <w:rPr>
              <w:rFonts w:ascii="Times New Roman" w:hAnsi="Times New Roman" w:cs="Times New Roman"/>
              <w:color w:val="auto"/>
              <w:sz w:val="32"/>
              <w:szCs w:val="32"/>
            </w:rPr>
            <w:t>405</w:t>
          </w:r>
          <w:r w:rsidR="00181D3F" w:rsidRPr="009F2D87">
            <w:rPr>
              <w:rFonts w:ascii="Times New Roman" w:hAnsi="Times New Roman" w:cs="Times New Roman"/>
              <w:color w:val="auto"/>
              <w:sz w:val="32"/>
              <w:szCs w:val="32"/>
            </w:rPr>
            <w:t>.N1</w:t>
          </w:r>
          <w:r w:rsidR="00A047F0" w:rsidRPr="009F2D87">
            <w:rPr>
              <w:rFonts w:ascii="Times New Roman" w:hAnsi="Times New Roman" w:cs="Times New Roman"/>
              <w:color w:val="auto"/>
              <w:sz w:val="32"/>
              <w:szCs w:val="32"/>
            </w:rPr>
            <w:t>1</w:t>
          </w:r>
          <w:r w:rsidRPr="009F2D87">
            <w:rPr>
              <w:rFonts w:ascii="Times New Roman" w:hAnsi="Times New Roman" w:cs="Times New Roman"/>
              <w:color w:val="auto"/>
              <w:sz w:val="32"/>
              <w:szCs w:val="32"/>
            </w:rPr>
            <w:t>.HTCL</w:t>
          </w:r>
        </w:p>
        <w:p w14:paraId="0ED60732" w14:textId="77777777" w:rsidR="003B09B5" w:rsidRPr="009F2D87" w:rsidRDefault="003B09B5" w:rsidP="009F2D87">
          <w:pPr>
            <w:spacing w:after="0" w:line="360" w:lineRule="auto"/>
            <w:rPr>
              <w:rFonts w:eastAsia="SimSun" w:cs="Times New Roman"/>
              <w:b/>
              <w:sz w:val="32"/>
              <w:szCs w:val="32"/>
            </w:rPr>
          </w:pPr>
        </w:p>
        <w:p w14:paraId="43DECB7A" w14:textId="36F18A70" w:rsidR="003B09B5" w:rsidRPr="009F2D87" w:rsidRDefault="003B09B5" w:rsidP="009F2D87">
          <w:pPr>
            <w:spacing w:after="0" w:line="360" w:lineRule="auto"/>
            <w:jc w:val="center"/>
            <w:rPr>
              <w:rFonts w:eastAsia="SimSun" w:cs="Times New Roman"/>
              <w:b/>
              <w:sz w:val="32"/>
              <w:szCs w:val="32"/>
            </w:rPr>
          </w:pPr>
          <w:r w:rsidRPr="009F2D87">
            <w:rPr>
              <w:rFonts w:eastAsia="SimSun" w:cs="Times New Roman"/>
              <w:b/>
              <w:sz w:val="32"/>
              <w:szCs w:val="32"/>
            </w:rPr>
            <w:t xml:space="preserve">Thành phố Hồ Chí Minh, tháng  </w:t>
          </w:r>
          <w:r w:rsidR="00181D3F" w:rsidRPr="009F2D87">
            <w:rPr>
              <w:rFonts w:eastAsia="SimSun" w:cs="Times New Roman"/>
              <w:b/>
              <w:sz w:val="32"/>
              <w:szCs w:val="32"/>
            </w:rPr>
            <w:t>1</w:t>
          </w:r>
          <w:r w:rsidR="00A047F0" w:rsidRPr="009F2D87">
            <w:rPr>
              <w:rFonts w:eastAsia="SimSun" w:cs="Times New Roman"/>
              <w:b/>
              <w:sz w:val="32"/>
              <w:szCs w:val="32"/>
            </w:rPr>
            <w:t>2</w:t>
          </w:r>
          <w:r w:rsidRPr="009F2D87">
            <w:rPr>
              <w:rFonts w:eastAsia="SimSun" w:cs="Times New Roman"/>
              <w:b/>
              <w:sz w:val="32"/>
              <w:szCs w:val="32"/>
            </w:rPr>
            <w:t xml:space="preserve">  năm 202</w:t>
          </w:r>
          <w:r w:rsidR="00181D3F" w:rsidRPr="009F2D87">
            <w:rPr>
              <w:rFonts w:eastAsia="SimSun" w:cs="Times New Roman"/>
              <w:b/>
              <w:sz w:val="32"/>
              <w:szCs w:val="32"/>
            </w:rPr>
            <w:t>2</w:t>
          </w:r>
        </w:p>
        <w:p w14:paraId="7D3CC29F" w14:textId="020C2D87" w:rsidR="00A047F0" w:rsidRPr="009F2D87" w:rsidRDefault="00A047F0" w:rsidP="009F2D87">
          <w:pPr>
            <w:spacing w:line="360" w:lineRule="auto"/>
            <w:jc w:val="center"/>
            <w:rPr>
              <w:rFonts w:cs="Times New Roman"/>
            </w:rPr>
          </w:pPr>
          <w:r w:rsidRPr="009F2D87">
            <w:rPr>
              <w:rFonts w:cs="Times New Roman"/>
              <w:b/>
              <w:bCs/>
              <w:sz w:val="36"/>
              <w:szCs w:val="36"/>
            </w:rPr>
            <w:lastRenderedPageBreak/>
            <w:t>ĐẠI HỌC QUỐC GIA THÀNH PHỐ HỒ CHÍ MINH</w:t>
          </w:r>
        </w:p>
        <w:p w14:paraId="1F035576" w14:textId="77777777" w:rsidR="00A047F0" w:rsidRPr="009F2D87" w:rsidRDefault="00A047F0" w:rsidP="009F2D87">
          <w:pPr>
            <w:pStyle w:val="Default"/>
            <w:spacing w:line="360" w:lineRule="auto"/>
            <w:jc w:val="center"/>
            <w:rPr>
              <w:rFonts w:ascii="Times New Roman" w:hAnsi="Times New Roman" w:cs="Times New Roman"/>
              <w:b/>
              <w:bCs/>
              <w:color w:val="auto"/>
              <w:sz w:val="36"/>
              <w:szCs w:val="36"/>
            </w:rPr>
          </w:pPr>
          <w:r w:rsidRPr="009F2D87">
            <w:rPr>
              <w:rFonts w:ascii="Times New Roman" w:hAnsi="Times New Roman" w:cs="Times New Roman"/>
              <w:b/>
              <w:bCs/>
              <w:color w:val="auto"/>
              <w:sz w:val="36"/>
              <w:szCs w:val="36"/>
            </w:rPr>
            <w:t>TRƯỜNG ĐẠI HỌC CÔNG NGHỆ THÔNG TIN</w:t>
          </w:r>
        </w:p>
        <w:p w14:paraId="5DF2418B" w14:textId="77777777" w:rsidR="00A047F0" w:rsidRPr="009F2D87" w:rsidRDefault="00A047F0" w:rsidP="009F2D87">
          <w:pPr>
            <w:spacing w:line="360" w:lineRule="auto"/>
            <w:jc w:val="center"/>
            <w:rPr>
              <w:rFonts w:cs="Times New Roman"/>
            </w:rPr>
          </w:pPr>
        </w:p>
        <w:p w14:paraId="31C95BBF" w14:textId="77777777" w:rsidR="00A047F0" w:rsidRPr="009F2D87" w:rsidRDefault="00A047F0" w:rsidP="009F2D87">
          <w:pPr>
            <w:pStyle w:val="Default"/>
            <w:spacing w:line="360" w:lineRule="auto"/>
            <w:ind w:right="341"/>
            <w:jc w:val="center"/>
            <w:rPr>
              <w:rFonts w:ascii="Times New Roman" w:hAnsi="Times New Roman" w:cs="Times New Roman"/>
              <w:b/>
              <w:bCs/>
              <w:color w:val="auto"/>
              <w:sz w:val="26"/>
              <w:szCs w:val="26"/>
            </w:rPr>
          </w:pPr>
          <w:r w:rsidRPr="009F2D87">
            <w:rPr>
              <w:rFonts w:ascii="Times New Roman" w:hAnsi="Times New Roman" w:cs="Times New Roman"/>
              <w:noProof/>
            </w:rPr>
            <w:t xml:space="preserve"> </w:t>
          </w:r>
          <w:r>
            <w:rPr>
              <w:noProof/>
            </w:rPr>
            <w:drawing>
              <wp:inline distT="0" distB="0" distL="0" distR="0" wp14:anchorId="307B79A4" wp14:editId="107A4A75">
                <wp:extent cx="1250818" cy="899770"/>
                <wp:effectExtent l="0" t="0" r="6985" b="0"/>
                <wp:docPr id="1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2">
                          <a:extLst>
                            <a:ext uri="{28A0092B-C50C-407E-A947-70E740481C1C}">
                              <a14:useLocalDpi xmlns:a14="http://schemas.microsoft.com/office/drawing/2010/main" val="0"/>
                            </a:ext>
                          </a:extLst>
                        </a:blip>
                        <a:srcRect t="3441" b="7103"/>
                        <a:stretch>
                          <a:fillRect/>
                        </a:stretch>
                      </pic:blipFill>
                      <pic:spPr>
                        <a:xfrm>
                          <a:off x="0" y="0"/>
                          <a:ext cx="1250818" cy="899770"/>
                        </a:xfrm>
                        <a:prstGeom prst="rect">
                          <a:avLst/>
                        </a:prstGeom>
                      </pic:spPr>
                    </pic:pic>
                  </a:graphicData>
                </a:graphic>
              </wp:inline>
            </w:drawing>
          </w:r>
        </w:p>
        <w:p w14:paraId="14D17798" w14:textId="77777777" w:rsidR="00A047F0" w:rsidRPr="009F2D87" w:rsidRDefault="00A047F0" w:rsidP="009F2D87">
          <w:pPr>
            <w:pStyle w:val="Default"/>
            <w:spacing w:line="360" w:lineRule="auto"/>
            <w:jc w:val="center"/>
            <w:rPr>
              <w:rFonts w:ascii="Times New Roman" w:hAnsi="Times New Roman" w:cs="Times New Roman"/>
              <w:b/>
              <w:bCs/>
              <w:color w:val="auto"/>
              <w:sz w:val="26"/>
              <w:szCs w:val="26"/>
            </w:rPr>
          </w:pPr>
        </w:p>
        <w:p w14:paraId="42E5C774" w14:textId="77777777" w:rsidR="00A047F0" w:rsidRPr="009F2D87" w:rsidRDefault="00A047F0" w:rsidP="009F2D87">
          <w:pPr>
            <w:pStyle w:val="Default"/>
            <w:spacing w:line="360" w:lineRule="auto"/>
            <w:jc w:val="center"/>
            <w:rPr>
              <w:rFonts w:ascii="Times New Roman" w:hAnsi="Times New Roman" w:cs="Times New Roman"/>
              <w:color w:val="auto"/>
              <w:sz w:val="32"/>
              <w:szCs w:val="32"/>
            </w:rPr>
          </w:pPr>
          <w:r w:rsidRPr="009F2D87">
            <w:rPr>
              <w:rFonts w:ascii="Times New Roman" w:hAnsi="Times New Roman" w:cs="Times New Roman"/>
              <w:b/>
              <w:bCs/>
              <w:color w:val="auto"/>
              <w:sz w:val="40"/>
              <w:szCs w:val="40"/>
            </w:rPr>
            <w:t xml:space="preserve">BÁO CÁO CUỐI KỲ </w:t>
          </w:r>
          <w:r w:rsidRPr="009F2D87">
            <w:rPr>
              <w:rFonts w:ascii="Times New Roman" w:hAnsi="Times New Roman" w:cs="Times New Roman"/>
              <w:b/>
              <w:bCs/>
              <w:color w:val="auto"/>
              <w:sz w:val="40"/>
              <w:szCs w:val="40"/>
            </w:rPr>
            <w:br/>
          </w:r>
          <w:r w:rsidRPr="009F2D87">
            <w:rPr>
              <w:rFonts w:ascii="Times New Roman" w:hAnsi="Times New Roman" w:cs="Times New Roman"/>
              <w:color w:val="auto"/>
              <w:sz w:val="32"/>
              <w:szCs w:val="32"/>
            </w:rPr>
            <w:t>Môn học : Dữ liệu lớn</w:t>
          </w:r>
        </w:p>
        <w:p w14:paraId="1452A7B9" w14:textId="33C257E7" w:rsidR="00A047F0" w:rsidRPr="009F2D87" w:rsidRDefault="00A047F0" w:rsidP="009F2D87">
          <w:pPr>
            <w:pStyle w:val="Default"/>
            <w:spacing w:line="360" w:lineRule="auto"/>
            <w:jc w:val="center"/>
            <w:rPr>
              <w:rFonts w:ascii="Times New Roman" w:hAnsi="Times New Roman" w:cs="Times New Roman"/>
              <w:color w:val="auto"/>
              <w:sz w:val="32"/>
              <w:szCs w:val="32"/>
            </w:rPr>
          </w:pPr>
          <w:r w:rsidRPr="009F2D87">
            <w:rPr>
              <w:rFonts w:ascii="Times New Roman" w:hAnsi="Times New Roman" w:cs="Times New Roman"/>
              <w:color w:val="auto"/>
              <w:sz w:val="32"/>
              <w:szCs w:val="32"/>
            </w:rPr>
            <w:t>Học kỳ I (2022-2023)</w:t>
          </w:r>
        </w:p>
        <w:p w14:paraId="41F91822" w14:textId="77777777" w:rsidR="00A047F0" w:rsidRPr="009F2D87" w:rsidRDefault="00A047F0" w:rsidP="009F2D87">
          <w:pPr>
            <w:pStyle w:val="Default"/>
            <w:spacing w:line="360" w:lineRule="auto"/>
            <w:jc w:val="center"/>
            <w:rPr>
              <w:rFonts w:ascii="Times New Roman" w:hAnsi="Times New Roman" w:cs="Times New Roman"/>
              <w:b/>
              <w:bCs/>
              <w:color w:val="auto"/>
              <w:sz w:val="40"/>
              <w:szCs w:val="40"/>
            </w:rPr>
          </w:pPr>
          <w:r w:rsidRPr="009F2D87">
            <w:rPr>
              <w:rFonts w:ascii="Times New Roman" w:hAnsi="Times New Roman" w:cs="Times New Roman"/>
              <w:b/>
              <w:color w:val="auto"/>
              <w:sz w:val="40"/>
              <w:szCs w:val="40"/>
            </w:rPr>
            <w:t>ĐỀ TÀI:</w:t>
          </w:r>
        </w:p>
        <w:p w14:paraId="0C1FA579" w14:textId="02B63125" w:rsidR="00A047F0" w:rsidRPr="009F2D87" w:rsidRDefault="00A047F0" w:rsidP="009F2D87">
          <w:pPr>
            <w:pStyle w:val="Default"/>
            <w:spacing w:line="360" w:lineRule="auto"/>
            <w:jc w:val="center"/>
            <w:rPr>
              <w:rFonts w:ascii="Times New Roman" w:hAnsi="Times New Roman" w:cs="Times New Roman"/>
              <w:b/>
              <w:color w:val="auto"/>
              <w:sz w:val="32"/>
              <w:szCs w:val="32"/>
            </w:rPr>
          </w:pPr>
          <w:r w:rsidRPr="009F2D87">
            <w:rPr>
              <w:rFonts w:ascii="Times New Roman" w:hAnsi="Times New Roman" w:cs="Times New Roman"/>
              <w:b/>
              <w:bCs/>
              <w:color w:val="auto"/>
              <w:sz w:val="32"/>
              <w:szCs w:val="32"/>
            </w:rPr>
            <w:t xml:space="preserve">ỨNG DỤNG KỸ THUẬT HỌC MÁY XỬ LÝ BÀI TOÁN TRÊN TẬP </w:t>
          </w:r>
          <w:r w:rsidRPr="009F2D87">
            <w:rPr>
              <w:rFonts w:ascii="Times New Roman" w:hAnsi="Times New Roman" w:cs="Times New Roman"/>
              <w:b/>
              <w:color w:val="auto"/>
              <w:sz w:val="32"/>
              <w:szCs w:val="32"/>
            </w:rPr>
            <w:t xml:space="preserve">DỮ LIỆU NHỮNG CUỘC KHỦNG BỐ Ở </w:t>
          </w:r>
          <w:r w:rsidR="00002CAA">
            <w:rPr>
              <w:rFonts w:ascii="Times New Roman" w:hAnsi="Times New Roman" w:cs="Times New Roman"/>
              <w:b/>
              <w:color w:val="auto"/>
              <w:sz w:val="32"/>
              <w:szCs w:val="32"/>
            </w:rPr>
            <w:t>MỸ</w:t>
          </w:r>
        </w:p>
        <w:p w14:paraId="351BD39F" w14:textId="77777777" w:rsidR="00A047F0" w:rsidRPr="009F2D87" w:rsidRDefault="00A047F0" w:rsidP="009F2D87">
          <w:pPr>
            <w:pStyle w:val="Default"/>
            <w:spacing w:line="360" w:lineRule="auto"/>
            <w:ind w:left="360" w:firstLine="1080"/>
            <w:rPr>
              <w:rFonts w:ascii="Times New Roman" w:hAnsi="Times New Roman" w:cs="Times New Roman"/>
              <w:color w:val="auto"/>
              <w:sz w:val="32"/>
              <w:szCs w:val="32"/>
            </w:rPr>
          </w:pPr>
        </w:p>
        <w:p w14:paraId="07924B3D" w14:textId="77777777" w:rsidR="00A047F0" w:rsidRPr="009F2D87" w:rsidRDefault="00A047F0" w:rsidP="009F2D87">
          <w:pPr>
            <w:pStyle w:val="Default"/>
            <w:tabs>
              <w:tab w:val="left" w:pos="900"/>
            </w:tabs>
            <w:spacing w:line="360" w:lineRule="auto"/>
            <w:ind w:left="720"/>
            <w:rPr>
              <w:rFonts w:ascii="Times New Roman" w:hAnsi="Times New Roman" w:cs="Times New Roman"/>
              <w:color w:val="auto"/>
              <w:sz w:val="32"/>
              <w:szCs w:val="32"/>
            </w:rPr>
          </w:pP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 xml:space="preserve">        Sinh viên thực hiện:  </w:t>
          </w:r>
        </w:p>
        <w:p w14:paraId="125D19C9" w14:textId="77777777" w:rsidR="00A047F0" w:rsidRPr="009F2D87" w:rsidRDefault="00A047F0" w:rsidP="009F2D87">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 xml:space="preserve">Trần Nhật Tân </w:t>
          </w:r>
          <w:r w:rsidRPr="009F2D87">
            <w:rPr>
              <w:rFonts w:ascii="Times New Roman" w:hAnsi="Times New Roman" w:cs="Times New Roman"/>
              <w:sz w:val="32"/>
              <w:szCs w:val="32"/>
            </w:rPr>
            <w:tab/>
          </w:r>
          <w:r w:rsidRPr="009F2D87">
            <w:rPr>
              <w:rFonts w:ascii="Times New Roman" w:hAnsi="Times New Roman" w:cs="Times New Roman"/>
              <w:sz w:val="32"/>
              <w:szCs w:val="32"/>
            </w:rPr>
            <w:tab/>
          </w:r>
          <w:r w:rsidRPr="009F2D87">
            <w:rPr>
              <w:rFonts w:ascii="Times New Roman" w:hAnsi="Times New Roman" w:cs="Times New Roman"/>
              <w:color w:val="auto"/>
              <w:sz w:val="32"/>
              <w:szCs w:val="32"/>
            </w:rPr>
            <w:t>MSSV: 19522177</w:t>
          </w:r>
        </w:p>
        <w:p w14:paraId="18B2F775" w14:textId="11E0D0AF" w:rsidR="00A047F0" w:rsidRPr="009F2D87" w:rsidRDefault="00A047F0" w:rsidP="009F2D87">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Bùi Ngọc Thành</w:t>
          </w: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MSSV: 1952</w:t>
          </w:r>
          <w:r w:rsidR="00002CAA" w:rsidRPr="00002CAA">
            <w:rPr>
              <w:rFonts w:ascii="Times New Roman" w:hAnsi="Times New Roman" w:cs="Times New Roman"/>
              <w:color w:val="auto"/>
              <w:sz w:val="32"/>
              <w:szCs w:val="32"/>
            </w:rPr>
            <w:t>2220</w:t>
          </w:r>
        </w:p>
        <w:p w14:paraId="24CC0944" w14:textId="37167E7C" w:rsidR="00A047F0" w:rsidRPr="009F2D87" w:rsidRDefault="00A047F0" w:rsidP="009F2D87">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Huỳnh Quốc Khánh</w:t>
          </w:r>
          <w:r w:rsidRPr="009F2D87">
            <w:rPr>
              <w:rFonts w:ascii="Times New Roman" w:hAnsi="Times New Roman" w:cs="Times New Roman"/>
              <w:color w:val="auto"/>
              <w:sz w:val="32"/>
              <w:szCs w:val="32"/>
            </w:rPr>
            <w:tab/>
            <w:t>MSSV: 1952</w:t>
          </w:r>
          <w:r w:rsidR="00002CAA" w:rsidRPr="00002CAA">
            <w:rPr>
              <w:rFonts w:ascii="Times New Roman" w:hAnsi="Times New Roman" w:cs="Times New Roman"/>
              <w:color w:val="auto"/>
              <w:sz w:val="32"/>
              <w:szCs w:val="32"/>
            </w:rPr>
            <w:t>1677</w:t>
          </w:r>
        </w:p>
        <w:p w14:paraId="428C2D4D" w14:textId="017FB24D" w:rsidR="00A047F0" w:rsidRPr="009F2D87" w:rsidRDefault="00A047F0" w:rsidP="009F2D87">
          <w:pPr>
            <w:pStyle w:val="Default"/>
            <w:tabs>
              <w:tab w:val="left" w:pos="900"/>
            </w:tabs>
            <w:spacing w:line="360" w:lineRule="auto"/>
            <w:ind w:left="720" w:firstLine="1350"/>
            <w:rPr>
              <w:rFonts w:ascii="Times New Roman" w:hAnsi="Times New Roman" w:cs="Times New Roman"/>
              <w:color w:val="auto"/>
              <w:sz w:val="32"/>
              <w:szCs w:val="32"/>
            </w:rPr>
          </w:pPr>
          <w:r w:rsidRPr="009F2D87">
            <w:rPr>
              <w:rFonts w:ascii="Times New Roman" w:hAnsi="Times New Roman" w:cs="Times New Roman"/>
              <w:color w:val="auto"/>
              <w:sz w:val="32"/>
              <w:szCs w:val="32"/>
            </w:rPr>
            <w:t>Lê Thế Tiệm</w:t>
          </w: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MSSV: 1952</w:t>
          </w:r>
          <w:r w:rsidR="00002CAA" w:rsidRPr="00002CAA">
            <w:rPr>
              <w:rFonts w:ascii="Times New Roman" w:hAnsi="Times New Roman" w:cs="Times New Roman"/>
              <w:color w:val="auto"/>
              <w:sz w:val="32"/>
              <w:szCs w:val="32"/>
            </w:rPr>
            <w:t>2330</w:t>
          </w:r>
        </w:p>
        <w:p w14:paraId="16B2B446" w14:textId="77777777" w:rsidR="00A047F0" w:rsidRPr="009F2D87" w:rsidRDefault="00A047F0" w:rsidP="009F2D87">
          <w:pPr>
            <w:pStyle w:val="Default"/>
            <w:tabs>
              <w:tab w:val="left" w:pos="900"/>
            </w:tabs>
            <w:spacing w:line="360" w:lineRule="auto"/>
            <w:rPr>
              <w:rFonts w:ascii="Times New Roman" w:hAnsi="Times New Roman" w:cs="Times New Roman"/>
              <w:color w:val="auto"/>
              <w:sz w:val="32"/>
              <w:szCs w:val="32"/>
            </w:rPr>
          </w:pPr>
          <w:r w:rsidRPr="009F2D87">
            <w:rPr>
              <w:rFonts w:ascii="Times New Roman" w:hAnsi="Times New Roman" w:cs="Times New Roman"/>
              <w:color w:val="auto"/>
              <w:sz w:val="32"/>
              <w:szCs w:val="32"/>
            </w:rPr>
            <w:tab/>
          </w:r>
        </w:p>
        <w:p w14:paraId="60BA97FA" w14:textId="77777777" w:rsidR="00A047F0" w:rsidRPr="009F2D87" w:rsidRDefault="00A047F0" w:rsidP="009F2D87">
          <w:pPr>
            <w:pStyle w:val="Default"/>
            <w:tabs>
              <w:tab w:val="left" w:pos="900"/>
            </w:tabs>
            <w:spacing w:line="360" w:lineRule="auto"/>
            <w:rPr>
              <w:rFonts w:ascii="Times New Roman" w:hAnsi="Times New Roman" w:cs="Times New Roman"/>
              <w:color w:val="auto"/>
              <w:sz w:val="32"/>
              <w:szCs w:val="32"/>
            </w:rPr>
          </w:pPr>
          <w:r w:rsidRPr="009F2D87">
            <w:rPr>
              <w:rFonts w:ascii="Times New Roman" w:hAnsi="Times New Roman" w:cs="Times New Roman"/>
              <w:color w:val="auto"/>
              <w:sz w:val="32"/>
              <w:szCs w:val="32"/>
            </w:rPr>
            <w:tab/>
          </w:r>
          <w:r w:rsidRPr="009F2D87">
            <w:rPr>
              <w:rFonts w:ascii="Times New Roman" w:hAnsi="Times New Roman" w:cs="Times New Roman"/>
              <w:color w:val="auto"/>
              <w:sz w:val="32"/>
              <w:szCs w:val="32"/>
            </w:rPr>
            <w:tab/>
            <w:t xml:space="preserve">        GVHD: ThS. Nguyễn Hồ Duy Tri</w:t>
          </w:r>
        </w:p>
        <w:p w14:paraId="52A1B48C" w14:textId="1FAD1E50" w:rsidR="00A047F0" w:rsidRPr="009F2D87" w:rsidRDefault="00A047F0" w:rsidP="009F2D87">
          <w:pPr>
            <w:pStyle w:val="Default"/>
            <w:tabs>
              <w:tab w:val="left" w:pos="2043"/>
            </w:tabs>
            <w:spacing w:line="360" w:lineRule="auto"/>
            <w:rPr>
              <w:rFonts w:ascii="Times New Roman" w:hAnsi="Times New Roman" w:cs="Times New Roman"/>
              <w:color w:val="auto"/>
              <w:sz w:val="32"/>
              <w:szCs w:val="32"/>
            </w:rPr>
          </w:pPr>
          <w:r w:rsidRPr="009F2D87">
            <w:rPr>
              <w:rFonts w:ascii="Times New Roman" w:hAnsi="Times New Roman" w:cs="Times New Roman"/>
              <w:color w:val="auto"/>
              <w:sz w:val="32"/>
              <w:szCs w:val="32"/>
            </w:rPr>
            <w:tab/>
            <w:t>Lớp: IS405.N11.HTCL</w:t>
          </w:r>
        </w:p>
        <w:p w14:paraId="0A291917" w14:textId="77777777" w:rsidR="00DF6546" w:rsidRPr="009F2D87" w:rsidRDefault="00DF6546" w:rsidP="009F2D87">
          <w:pPr>
            <w:spacing w:after="0" w:line="360" w:lineRule="auto"/>
            <w:jc w:val="center"/>
            <w:rPr>
              <w:rFonts w:eastAsia="SimSun" w:cs="Times New Roman"/>
              <w:b/>
              <w:sz w:val="32"/>
              <w:szCs w:val="32"/>
            </w:rPr>
          </w:pPr>
        </w:p>
        <w:p w14:paraId="20983C99" w14:textId="41B2F9E2" w:rsidR="00A047F0" w:rsidRPr="009F2D87" w:rsidRDefault="00A047F0" w:rsidP="009F2D87">
          <w:pPr>
            <w:spacing w:after="0" w:line="360" w:lineRule="auto"/>
            <w:jc w:val="center"/>
            <w:rPr>
              <w:rFonts w:eastAsia="SimSun" w:cs="Times New Roman"/>
              <w:b/>
              <w:sz w:val="32"/>
              <w:szCs w:val="32"/>
            </w:rPr>
          </w:pPr>
          <w:r w:rsidRPr="009F2D87">
            <w:rPr>
              <w:rFonts w:eastAsia="SimSun" w:cs="Times New Roman"/>
              <w:b/>
              <w:sz w:val="32"/>
              <w:szCs w:val="32"/>
            </w:rPr>
            <w:t>Thành phố Hồ Chí Minh, tháng  12  năm 2022</w:t>
          </w:r>
        </w:p>
        <w:sdt>
          <w:sdtPr>
            <w:rPr>
              <w:rFonts w:cs="Times New Roman"/>
              <w:sz w:val="22"/>
            </w:rPr>
            <w:id w:val="596601441"/>
            <w:docPartObj>
              <w:docPartGallery w:val="Table of Contents"/>
              <w:docPartUnique/>
            </w:docPartObj>
          </w:sdtPr>
          <w:sdtEndPr>
            <w:rPr>
              <w:b/>
              <w:bCs/>
              <w:noProof/>
              <w:sz w:val="26"/>
            </w:rPr>
          </w:sdtEndPr>
          <w:sdtContent>
            <w:p w14:paraId="60528B32" w14:textId="226A955F" w:rsidR="00AD51F5" w:rsidRPr="008A2715" w:rsidRDefault="008A2715" w:rsidP="009F2D87">
              <w:pPr>
                <w:spacing w:line="360" w:lineRule="auto"/>
                <w:rPr>
                  <w:rFonts w:cs="Times New Roman"/>
                  <w:b/>
                </w:rPr>
              </w:pPr>
              <w:r w:rsidRPr="008A2715">
                <w:rPr>
                  <w:rFonts w:cs="Times New Roman"/>
                  <w:b/>
                  <w:bCs/>
                </w:rPr>
                <w:t>MỤC LỤC:</w:t>
              </w:r>
            </w:p>
            <w:p w14:paraId="63A811BF" w14:textId="67D31C5B" w:rsidR="00203C20" w:rsidRDefault="00AD51F5">
              <w:pPr>
                <w:pStyle w:val="TOC1"/>
                <w:tabs>
                  <w:tab w:val="right" w:leader="dot" w:pos="9678"/>
                </w:tabs>
                <w:rPr>
                  <w:rFonts w:asciiTheme="minorHAnsi" w:eastAsiaTheme="minorEastAsia" w:hAnsiTheme="minorHAnsi"/>
                  <w:noProof/>
                  <w:sz w:val="22"/>
                </w:rPr>
              </w:pPr>
              <w:r w:rsidRPr="009F2D87">
                <w:rPr>
                  <w:rFonts w:cs="Times New Roman"/>
                </w:rPr>
                <w:fldChar w:fldCharType="begin"/>
              </w:r>
              <w:r w:rsidRPr="009F2D87">
                <w:rPr>
                  <w:rFonts w:cs="Times New Roman"/>
                </w:rPr>
                <w:instrText xml:space="preserve"> TOC \o "1-3" \h \z \u </w:instrText>
              </w:r>
              <w:r w:rsidRPr="009F2D87">
                <w:rPr>
                  <w:rFonts w:cs="Times New Roman"/>
                </w:rPr>
                <w:fldChar w:fldCharType="separate"/>
              </w:r>
              <w:hyperlink w:anchor="_Toc122478009" w:history="1">
                <w:r w:rsidR="00203C20" w:rsidRPr="00E5772F">
                  <w:rPr>
                    <w:rStyle w:val="Hyperlink"/>
                    <w:rFonts w:cs="Times New Roman"/>
                    <w:b/>
                    <w:bCs/>
                    <w:noProof/>
                  </w:rPr>
                  <w:t>LỜI CẢM ƠN</w:t>
                </w:r>
                <w:r w:rsidR="00203C20">
                  <w:rPr>
                    <w:noProof/>
                    <w:webHidden/>
                  </w:rPr>
                  <w:tab/>
                </w:r>
                <w:r w:rsidR="00203C20">
                  <w:rPr>
                    <w:noProof/>
                    <w:webHidden/>
                  </w:rPr>
                  <w:fldChar w:fldCharType="begin"/>
                </w:r>
                <w:r w:rsidR="00203C20">
                  <w:rPr>
                    <w:noProof/>
                    <w:webHidden/>
                  </w:rPr>
                  <w:instrText xml:space="preserve"> PAGEREF _Toc122478009 \h </w:instrText>
                </w:r>
                <w:r w:rsidR="00203C20">
                  <w:rPr>
                    <w:noProof/>
                    <w:webHidden/>
                  </w:rPr>
                </w:r>
                <w:r w:rsidR="00203C20">
                  <w:rPr>
                    <w:noProof/>
                    <w:webHidden/>
                  </w:rPr>
                  <w:fldChar w:fldCharType="separate"/>
                </w:r>
                <w:r w:rsidR="00203C20">
                  <w:rPr>
                    <w:noProof/>
                    <w:webHidden/>
                  </w:rPr>
                  <w:t>4</w:t>
                </w:r>
                <w:r w:rsidR="00203C20">
                  <w:rPr>
                    <w:noProof/>
                    <w:webHidden/>
                  </w:rPr>
                  <w:fldChar w:fldCharType="end"/>
                </w:r>
              </w:hyperlink>
            </w:p>
            <w:p w14:paraId="41BDBA9B" w14:textId="2EEBDEFC" w:rsidR="00203C20" w:rsidRDefault="00203C20">
              <w:pPr>
                <w:pStyle w:val="TOC1"/>
                <w:tabs>
                  <w:tab w:val="right" w:leader="dot" w:pos="9678"/>
                </w:tabs>
                <w:rPr>
                  <w:rFonts w:asciiTheme="minorHAnsi" w:eastAsiaTheme="minorEastAsia" w:hAnsiTheme="minorHAnsi"/>
                  <w:noProof/>
                  <w:sz w:val="22"/>
                </w:rPr>
              </w:pPr>
              <w:hyperlink w:anchor="_Toc122478010" w:history="1">
                <w:r w:rsidRPr="00E5772F">
                  <w:rPr>
                    <w:rStyle w:val="Hyperlink"/>
                    <w:rFonts w:cs="Times New Roman"/>
                    <w:b/>
                    <w:bCs/>
                    <w:noProof/>
                  </w:rPr>
                  <w:t>NHẬN XÉT CỦA GIẢNG VIÊN</w:t>
                </w:r>
                <w:r>
                  <w:rPr>
                    <w:noProof/>
                    <w:webHidden/>
                  </w:rPr>
                  <w:tab/>
                </w:r>
                <w:r>
                  <w:rPr>
                    <w:noProof/>
                    <w:webHidden/>
                  </w:rPr>
                  <w:fldChar w:fldCharType="begin"/>
                </w:r>
                <w:r>
                  <w:rPr>
                    <w:noProof/>
                    <w:webHidden/>
                  </w:rPr>
                  <w:instrText xml:space="preserve"> PAGEREF _Toc122478010 \h </w:instrText>
                </w:r>
                <w:r>
                  <w:rPr>
                    <w:noProof/>
                    <w:webHidden/>
                  </w:rPr>
                </w:r>
                <w:r>
                  <w:rPr>
                    <w:noProof/>
                    <w:webHidden/>
                  </w:rPr>
                  <w:fldChar w:fldCharType="separate"/>
                </w:r>
                <w:r>
                  <w:rPr>
                    <w:noProof/>
                    <w:webHidden/>
                  </w:rPr>
                  <w:t>5</w:t>
                </w:r>
                <w:r>
                  <w:rPr>
                    <w:noProof/>
                    <w:webHidden/>
                  </w:rPr>
                  <w:fldChar w:fldCharType="end"/>
                </w:r>
              </w:hyperlink>
            </w:p>
            <w:p w14:paraId="26ACAD91" w14:textId="34CE6520" w:rsidR="00203C20" w:rsidRDefault="00203C20">
              <w:pPr>
                <w:pStyle w:val="TOC1"/>
                <w:tabs>
                  <w:tab w:val="left" w:pos="520"/>
                  <w:tab w:val="right" w:leader="dot" w:pos="9678"/>
                </w:tabs>
                <w:rPr>
                  <w:rFonts w:asciiTheme="minorHAnsi" w:eastAsiaTheme="minorEastAsia" w:hAnsiTheme="minorHAnsi"/>
                  <w:noProof/>
                  <w:sz w:val="22"/>
                </w:rPr>
              </w:pPr>
              <w:hyperlink w:anchor="_Toc122478011" w:history="1">
                <w:r w:rsidRPr="00E5772F">
                  <w:rPr>
                    <w:rStyle w:val="Hyperlink"/>
                    <w:rFonts w:cs="Times New Roman"/>
                    <w:b/>
                    <w:bCs/>
                    <w:noProof/>
                  </w:rPr>
                  <w:t>I.</w:t>
                </w:r>
                <w:r>
                  <w:rPr>
                    <w:rFonts w:asciiTheme="minorHAnsi" w:eastAsiaTheme="minorEastAsia" w:hAnsiTheme="minorHAnsi"/>
                    <w:noProof/>
                    <w:sz w:val="22"/>
                  </w:rPr>
                  <w:tab/>
                </w:r>
                <w:r w:rsidRPr="00E5772F">
                  <w:rPr>
                    <w:rStyle w:val="Hyperlink"/>
                    <w:rFonts w:cs="Times New Roman"/>
                    <w:b/>
                    <w:bCs/>
                    <w:noProof/>
                  </w:rPr>
                  <w:t>TỔNG QUAN ĐỀ TÀI</w:t>
                </w:r>
                <w:r>
                  <w:rPr>
                    <w:noProof/>
                    <w:webHidden/>
                  </w:rPr>
                  <w:tab/>
                </w:r>
                <w:r>
                  <w:rPr>
                    <w:noProof/>
                    <w:webHidden/>
                  </w:rPr>
                  <w:fldChar w:fldCharType="begin"/>
                </w:r>
                <w:r>
                  <w:rPr>
                    <w:noProof/>
                    <w:webHidden/>
                  </w:rPr>
                  <w:instrText xml:space="preserve"> PAGEREF _Toc122478011 \h </w:instrText>
                </w:r>
                <w:r>
                  <w:rPr>
                    <w:noProof/>
                    <w:webHidden/>
                  </w:rPr>
                </w:r>
                <w:r>
                  <w:rPr>
                    <w:noProof/>
                    <w:webHidden/>
                  </w:rPr>
                  <w:fldChar w:fldCharType="separate"/>
                </w:r>
                <w:r>
                  <w:rPr>
                    <w:noProof/>
                    <w:webHidden/>
                  </w:rPr>
                  <w:t>6</w:t>
                </w:r>
                <w:r>
                  <w:rPr>
                    <w:noProof/>
                    <w:webHidden/>
                  </w:rPr>
                  <w:fldChar w:fldCharType="end"/>
                </w:r>
              </w:hyperlink>
            </w:p>
            <w:p w14:paraId="498B64AC" w14:textId="6D13C0FA" w:rsidR="00203C20" w:rsidRDefault="00203C20">
              <w:pPr>
                <w:pStyle w:val="TOC2"/>
                <w:tabs>
                  <w:tab w:val="left" w:pos="880"/>
                  <w:tab w:val="right" w:leader="dot" w:pos="9678"/>
                </w:tabs>
                <w:rPr>
                  <w:rFonts w:asciiTheme="minorHAnsi" w:eastAsiaTheme="minorEastAsia" w:hAnsiTheme="minorHAnsi"/>
                  <w:noProof/>
                  <w:sz w:val="22"/>
                </w:rPr>
              </w:pPr>
              <w:hyperlink w:anchor="_Toc122478012" w:history="1">
                <w:r w:rsidRPr="00E5772F">
                  <w:rPr>
                    <w:rStyle w:val="Hyperlink"/>
                    <w:rFonts w:cs="Times New Roman"/>
                    <w:noProof/>
                  </w:rPr>
                  <w:t>1.1</w:t>
                </w:r>
                <w:r>
                  <w:rPr>
                    <w:rFonts w:asciiTheme="minorHAnsi" w:eastAsiaTheme="minorEastAsia" w:hAnsiTheme="minorHAnsi"/>
                    <w:noProof/>
                    <w:sz w:val="22"/>
                  </w:rPr>
                  <w:tab/>
                </w:r>
                <w:r w:rsidRPr="00E5772F">
                  <w:rPr>
                    <w:rStyle w:val="Hyperlink"/>
                    <w:rFonts w:cs="Times New Roman"/>
                    <w:noProof/>
                  </w:rPr>
                  <w:t>Lý do chọn đề tài</w:t>
                </w:r>
                <w:r>
                  <w:rPr>
                    <w:noProof/>
                    <w:webHidden/>
                  </w:rPr>
                  <w:tab/>
                </w:r>
                <w:r>
                  <w:rPr>
                    <w:noProof/>
                    <w:webHidden/>
                  </w:rPr>
                  <w:fldChar w:fldCharType="begin"/>
                </w:r>
                <w:r>
                  <w:rPr>
                    <w:noProof/>
                    <w:webHidden/>
                  </w:rPr>
                  <w:instrText xml:space="preserve"> PAGEREF _Toc122478012 \h </w:instrText>
                </w:r>
                <w:r>
                  <w:rPr>
                    <w:noProof/>
                    <w:webHidden/>
                  </w:rPr>
                </w:r>
                <w:r>
                  <w:rPr>
                    <w:noProof/>
                    <w:webHidden/>
                  </w:rPr>
                  <w:fldChar w:fldCharType="separate"/>
                </w:r>
                <w:r>
                  <w:rPr>
                    <w:noProof/>
                    <w:webHidden/>
                  </w:rPr>
                  <w:t>6</w:t>
                </w:r>
                <w:r>
                  <w:rPr>
                    <w:noProof/>
                    <w:webHidden/>
                  </w:rPr>
                  <w:fldChar w:fldCharType="end"/>
                </w:r>
              </w:hyperlink>
            </w:p>
            <w:p w14:paraId="03A201E4" w14:textId="2B2A2D6A" w:rsidR="00203C20" w:rsidRDefault="00203C20">
              <w:pPr>
                <w:pStyle w:val="TOC2"/>
                <w:tabs>
                  <w:tab w:val="left" w:pos="880"/>
                  <w:tab w:val="right" w:leader="dot" w:pos="9678"/>
                </w:tabs>
                <w:rPr>
                  <w:rFonts w:asciiTheme="minorHAnsi" w:eastAsiaTheme="minorEastAsia" w:hAnsiTheme="minorHAnsi"/>
                  <w:noProof/>
                  <w:sz w:val="22"/>
                </w:rPr>
              </w:pPr>
              <w:hyperlink w:anchor="_Toc122478013" w:history="1">
                <w:r w:rsidRPr="00E5772F">
                  <w:rPr>
                    <w:rStyle w:val="Hyperlink"/>
                    <w:rFonts w:cs="Times New Roman"/>
                    <w:noProof/>
                  </w:rPr>
                  <w:t>1.2</w:t>
                </w:r>
                <w:r>
                  <w:rPr>
                    <w:rFonts w:asciiTheme="minorHAnsi" w:eastAsiaTheme="minorEastAsia" w:hAnsiTheme="minorHAnsi"/>
                    <w:noProof/>
                    <w:sz w:val="22"/>
                  </w:rPr>
                  <w:tab/>
                </w:r>
                <w:r w:rsidRPr="00E5772F">
                  <w:rPr>
                    <w:rStyle w:val="Hyperlink"/>
                    <w:rFonts w:cs="Times New Roman"/>
                    <w:noProof/>
                  </w:rPr>
                  <w:t>Mô tả dữ liệu</w:t>
                </w:r>
                <w:r>
                  <w:rPr>
                    <w:noProof/>
                    <w:webHidden/>
                  </w:rPr>
                  <w:tab/>
                </w:r>
                <w:r>
                  <w:rPr>
                    <w:noProof/>
                    <w:webHidden/>
                  </w:rPr>
                  <w:fldChar w:fldCharType="begin"/>
                </w:r>
                <w:r>
                  <w:rPr>
                    <w:noProof/>
                    <w:webHidden/>
                  </w:rPr>
                  <w:instrText xml:space="preserve"> PAGEREF _Toc122478013 \h </w:instrText>
                </w:r>
                <w:r>
                  <w:rPr>
                    <w:noProof/>
                    <w:webHidden/>
                  </w:rPr>
                </w:r>
                <w:r>
                  <w:rPr>
                    <w:noProof/>
                    <w:webHidden/>
                  </w:rPr>
                  <w:fldChar w:fldCharType="separate"/>
                </w:r>
                <w:r>
                  <w:rPr>
                    <w:noProof/>
                    <w:webHidden/>
                  </w:rPr>
                  <w:t>6</w:t>
                </w:r>
                <w:r>
                  <w:rPr>
                    <w:noProof/>
                    <w:webHidden/>
                  </w:rPr>
                  <w:fldChar w:fldCharType="end"/>
                </w:r>
              </w:hyperlink>
            </w:p>
            <w:p w14:paraId="792F2E6A" w14:textId="09A0B5A2" w:rsidR="00203C20" w:rsidRDefault="00203C20">
              <w:pPr>
                <w:pStyle w:val="TOC3"/>
                <w:tabs>
                  <w:tab w:val="left" w:pos="1320"/>
                  <w:tab w:val="right" w:leader="dot" w:pos="9678"/>
                </w:tabs>
                <w:rPr>
                  <w:rFonts w:asciiTheme="minorHAnsi" w:eastAsiaTheme="minorEastAsia" w:hAnsiTheme="minorHAnsi"/>
                  <w:noProof/>
                  <w:sz w:val="22"/>
                </w:rPr>
              </w:pPr>
              <w:hyperlink w:anchor="_Toc122478014" w:history="1">
                <w:r w:rsidRPr="00E5772F">
                  <w:rPr>
                    <w:rStyle w:val="Hyperlink"/>
                    <w:rFonts w:cs="Times New Roman"/>
                    <w:noProof/>
                  </w:rPr>
                  <w:t>1.2.1</w:t>
                </w:r>
                <w:r>
                  <w:rPr>
                    <w:rFonts w:asciiTheme="minorHAnsi" w:eastAsiaTheme="minorEastAsia" w:hAnsiTheme="minorHAnsi"/>
                    <w:noProof/>
                    <w:sz w:val="22"/>
                  </w:rPr>
                  <w:tab/>
                </w:r>
                <w:r w:rsidRPr="00E5772F">
                  <w:rPr>
                    <w:rStyle w:val="Hyperlink"/>
                    <w:rFonts w:cs="Times New Roman"/>
                    <w:noProof/>
                  </w:rPr>
                  <w:t>Nguồn dữ liệu</w:t>
                </w:r>
                <w:r>
                  <w:rPr>
                    <w:noProof/>
                    <w:webHidden/>
                  </w:rPr>
                  <w:tab/>
                </w:r>
                <w:r>
                  <w:rPr>
                    <w:noProof/>
                    <w:webHidden/>
                  </w:rPr>
                  <w:fldChar w:fldCharType="begin"/>
                </w:r>
                <w:r>
                  <w:rPr>
                    <w:noProof/>
                    <w:webHidden/>
                  </w:rPr>
                  <w:instrText xml:space="preserve"> PAGEREF _Toc122478014 \h </w:instrText>
                </w:r>
                <w:r>
                  <w:rPr>
                    <w:noProof/>
                    <w:webHidden/>
                  </w:rPr>
                </w:r>
                <w:r>
                  <w:rPr>
                    <w:noProof/>
                    <w:webHidden/>
                  </w:rPr>
                  <w:fldChar w:fldCharType="separate"/>
                </w:r>
                <w:r>
                  <w:rPr>
                    <w:noProof/>
                    <w:webHidden/>
                  </w:rPr>
                  <w:t>6</w:t>
                </w:r>
                <w:r>
                  <w:rPr>
                    <w:noProof/>
                    <w:webHidden/>
                  </w:rPr>
                  <w:fldChar w:fldCharType="end"/>
                </w:r>
              </w:hyperlink>
            </w:p>
            <w:p w14:paraId="22148741" w14:textId="4841FD39" w:rsidR="00203C20" w:rsidRDefault="00203C20">
              <w:pPr>
                <w:pStyle w:val="TOC3"/>
                <w:tabs>
                  <w:tab w:val="left" w:pos="1320"/>
                  <w:tab w:val="right" w:leader="dot" w:pos="9678"/>
                </w:tabs>
                <w:rPr>
                  <w:rFonts w:asciiTheme="minorHAnsi" w:eastAsiaTheme="minorEastAsia" w:hAnsiTheme="minorHAnsi"/>
                  <w:noProof/>
                  <w:sz w:val="22"/>
                </w:rPr>
              </w:pPr>
              <w:hyperlink w:anchor="_Toc122478015" w:history="1">
                <w:r w:rsidRPr="00E5772F">
                  <w:rPr>
                    <w:rStyle w:val="Hyperlink"/>
                    <w:rFonts w:cs="Times New Roman"/>
                    <w:noProof/>
                  </w:rPr>
                  <w:t>1.2.2</w:t>
                </w:r>
                <w:r>
                  <w:rPr>
                    <w:rFonts w:asciiTheme="minorHAnsi" w:eastAsiaTheme="minorEastAsia" w:hAnsiTheme="minorHAnsi"/>
                    <w:noProof/>
                    <w:sz w:val="22"/>
                  </w:rPr>
                  <w:tab/>
                </w:r>
                <w:r w:rsidRPr="00E5772F">
                  <w:rPr>
                    <w:rStyle w:val="Hyperlink"/>
                    <w:rFonts w:cs="Times New Roman"/>
                    <w:noProof/>
                  </w:rPr>
                  <w:t>Các thuộc tính của tập dữ liệu</w:t>
                </w:r>
                <w:r>
                  <w:rPr>
                    <w:noProof/>
                    <w:webHidden/>
                  </w:rPr>
                  <w:tab/>
                </w:r>
                <w:r>
                  <w:rPr>
                    <w:noProof/>
                    <w:webHidden/>
                  </w:rPr>
                  <w:fldChar w:fldCharType="begin"/>
                </w:r>
                <w:r>
                  <w:rPr>
                    <w:noProof/>
                    <w:webHidden/>
                  </w:rPr>
                  <w:instrText xml:space="preserve"> PAGEREF _Toc122478015 \h </w:instrText>
                </w:r>
                <w:r>
                  <w:rPr>
                    <w:noProof/>
                    <w:webHidden/>
                  </w:rPr>
                </w:r>
                <w:r>
                  <w:rPr>
                    <w:noProof/>
                    <w:webHidden/>
                  </w:rPr>
                  <w:fldChar w:fldCharType="separate"/>
                </w:r>
                <w:r>
                  <w:rPr>
                    <w:noProof/>
                    <w:webHidden/>
                  </w:rPr>
                  <w:t>7</w:t>
                </w:r>
                <w:r>
                  <w:rPr>
                    <w:noProof/>
                    <w:webHidden/>
                  </w:rPr>
                  <w:fldChar w:fldCharType="end"/>
                </w:r>
              </w:hyperlink>
            </w:p>
            <w:p w14:paraId="08958E13" w14:textId="09AE6B39" w:rsidR="00203C20" w:rsidRDefault="00203C20">
              <w:pPr>
                <w:pStyle w:val="TOC2"/>
                <w:tabs>
                  <w:tab w:val="left" w:pos="880"/>
                  <w:tab w:val="right" w:leader="dot" w:pos="9678"/>
                </w:tabs>
                <w:rPr>
                  <w:rFonts w:asciiTheme="minorHAnsi" w:eastAsiaTheme="minorEastAsia" w:hAnsiTheme="minorHAnsi"/>
                  <w:noProof/>
                  <w:sz w:val="22"/>
                </w:rPr>
              </w:pPr>
              <w:hyperlink w:anchor="_Toc122478016" w:history="1">
                <w:r w:rsidRPr="00E5772F">
                  <w:rPr>
                    <w:rStyle w:val="Hyperlink"/>
                    <w:rFonts w:cs="Times New Roman"/>
                    <w:noProof/>
                  </w:rPr>
                  <w:t>1.3</w:t>
                </w:r>
                <w:r>
                  <w:rPr>
                    <w:rFonts w:asciiTheme="minorHAnsi" w:eastAsiaTheme="minorEastAsia" w:hAnsiTheme="minorHAnsi"/>
                    <w:noProof/>
                    <w:sz w:val="22"/>
                  </w:rPr>
                  <w:tab/>
                </w:r>
                <w:r w:rsidRPr="00E5772F">
                  <w:rPr>
                    <w:rStyle w:val="Hyperlink"/>
                    <w:rFonts w:cs="Times New Roman"/>
                    <w:noProof/>
                  </w:rPr>
                  <w:t>Mô tả bài toán</w:t>
                </w:r>
                <w:r>
                  <w:rPr>
                    <w:noProof/>
                    <w:webHidden/>
                  </w:rPr>
                  <w:tab/>
                </w:r>
                <w:r>
                  <w:rPr>
                    <w:noProof/>
                    <w:webHidden/>
                  </w:rPr>
                  <w:fldChar w:fldCharType="begin"/>
                </w:r>
                <w:r>
                  <w:rPr>
                    <w:noProof/>
                    <w:webHidden/>
                  </w:rPr>
                  <w:instrText xml:space="preserve"> PAGEREF _Toc122478016 \h </w:instrText>
                </w:r>
                <w:r>
                  <w:rPr>
                    <w:noProof/>
                    <w:webHidden/>
                  </w:rPr>
                </w:r>
                <w:r>
                  <w:rPr>
                    <w:noProof/>
                    <w:webHidden/>
                  </w:rPr>
                  <w:fldChar w:fldCharType="separate"/>
                </w:r>
                <w:r>
                  <w:rPr>
                    <w:noProof/>
                    <w:webHidden/>
                  </w:rPr>
                  <w:t>9</w:t>
                </w:r>
                <w:r>
                  <w:rPr>
                    <w:noProof/>
                    <w:webHidden/>
                  </w:rPr>
                  <w:fldChar w:fldCharType="end"/>
                </w:r>
              </w:hyperlink>
            </w:p>
            <w:p w14:paraId="6C7830FD" w14:textId="78F929D4" w:rsidR="00203C20" w:rsidRDefault="00203C20">
              <w:pPr>
                <w:pStyle w:val="TOC2"/>
                <w:tabs>
                  <w:tab w:val="left" w:pos="880"/>
                  <w:tab w:val="right" w:leader="dot" w:pos="9678"/>
                </w:tabs>
                <w:rPr>
                  <w:rFonts w:asciiTheme="minorHAnsi" w:eastAsiaTheme="minorEastAsia" w:hAnsiTheme="minorHAnsi"/>
                  <w:noProof/>
                  <w:sz w:val="22"/>
                </w:rPr>
              </w:pPr>
              <w:hyperlink w:anchor="_Toc122478017" w:history="1">
                <w:r w:rsidRPr="00E5772F">
                  <w:rPr>
                    <w:rStyle w:val="Hyperlink"/>
                    <w:rFonts w:cs="Times New Roman"/>
                    <w:noProof/>
                  </w:rPr>
                  <w:t>1.4</w:t>
                </w:r>
                <w:r>
                  <w:rPr>
                    <w:rFonts w:asciiTheme="minorHAnsi" w:eastAsiaTheme="minorEastAsia" w:hAnsiTheme="minorHAnsi"/>
                    <w:noProof/>
                    <w:sz w:val="22"/>
                  </w:rPr>
                  <w:tab/>
                </w:r>
                <w:r w:rsidRPr="00E5772F">
                  <w:rPr>
                    <w:rStyle w:val="Hyperlink"/>
                    <w:rFonts w:cs="Times New Roman"/>
                    <w:noProof/>
                  </w:rPr>
                  <w:t>Kỹ thuật tiền xử lý dữ liệu được lựa chọn</w:t>
                </w:r>
                <w:r>
                  <w:rPr>
                    <w:noProof/>
                    <w:webHidden/>
                  </w:rPr>
                  <w:tab/>
                </w:r>
                <w:r>
                  <w:rPr>
                    <w:noProof/>
                    <w:webHidden/>
                  </w:rPr>
                  <w:fldChar w:fldCharType="begin"/>
                </w:r>
                <w:r>
                  <w:rPr>
                    <w:noProof/>
                    <w:webHidden/>
                  </w:rPr>
                  <w:instrText xml:space="preserve"> PAGEREF _Toc122478017 \h </w:instrText>
                </w:r>
                <w:r>
                  <w:rPr>
                    <w:noProof/>
                    <w:webHidden/>
                  </w:rPr>
                </w:r>
                <w:r>
                  <w:rPr>
                    <w:noProof/>
                    <w:webHidden/>
                  </w:rPr>
                  <w:fldChar w:fldCharType="separate"/>
                </w:r>
                <w:r>
                  <w:rPr>
                    <w:noProof/>
                    <w:webHidden/>
                  </w:rPr>
                  <w:t>9</w:t>
                </w:r>
                <w:r>
                  <w:rPr>
                    <w:noProof/>
                    <w:webHidden/>
                  </w:rPr>
                  <w:fldChar w:fldCharType="end"/>
                </w:r>
              </w:hyperlink>
            </w:p>
            <w:p w14:paraId="59FC3BB1" w14:textId="032DDA68" w:rsidR="00203C20" w:rsidRDefault="00203C20">
              <w:pPr>
                <w:pStyle w:val="TOC2"/>
                <w:tabs>
                  <w:tab w:val="left" w:pos="880"/>
                  <w:tab w:val="right" w:leader="dot" w:pos="9678"/>
                </w:tabs>
                <w:rPr>
                  <w:rFonts w:asciiTheme="minorHAnsi" w:eastAsiaTheme="minorEastAsia" w:hAnsiTheme="minorHAnsi"/>
                  <w:noProof/>
                  <w:sz w:val="22"/>
                </w:rPr>
              </w:pPr>
              <w:hyperlink w:anchor="_Toc122478018" w:history="1">
                <w:r w:rsidRPr="00E5772F">
                  <w:rPr>
                    <w:rStyle w:val="Hyperlink"/>
                    <w:rFonts w:cs="Times New Roman"/>
                    <w:noProof/>
                  </w:rPr>
                  <w:t>1.5</w:t>
                </w:r>
                <w:r>
                  <w:rPr>
                    <w:rFonts w:asciiTheme="minorHAnsi" w:eastAsiaTheme="minorEastAsia" w:hAnsiTheme="minorHAnsi"/>
                    <w:noProof/>
                    <w:sz w:val="22"/>
                  </w:rPr>
                  <w:tab/>
                </w:r>
                <w:r w:rsidRPr="00E5772F">
                  <w:rPr>
                    <w:rStyle w:val="Hyperlink"/>
                    <w:rFonts w:cs="Times New Roman"/>
                    <w:noProof/>
                  </w:rPr>
                  <w:t>Thuật toán khai thác dữ liệu được lựa chọn</w:t>
                </w:r>
                <w:r>
                  <w:rPr>
                    <w:noProof/>
                    <w:webHidden/>
                  </w:rPr>
                  <w:tab/>
                </w:r>
                <w:r>
                  <w:rPr>
                    <w:noProof/>
                    <w:webHidden/>
                  </w:rPr>
                  <w:fldChar w:fldCharType="begin"/>
                </w:r>
                <w:r>
                  <w:rPr>
                    <w:noProof/>
                    <w:webHidden/>
                  </w:rPr>
                  <w:instrText xml:space="preserve"> PAGEREF _Toc122478018 \h </w:instrText>
                </w:r>
                <w:r>
                  <w:rPr>
                    <w:noProof/>
                    <w:webHidden/>
                  </w:rPr>
                </w:r>
                <w:r>
                  <w:rPr>
                    <w:noProof/>
                    <w:webHidden/>
                  </w:rPr>
                  <w:fldChar w:fldCharType="separate"/>
                </w:r>
                <w:r>
                  <w:rPr>
                    <w:noProof/>
                    <w:webHidden/>
                  </w:rPr>
                  <w:t>9</w:t>
                </w:r>
                <w:r>
                  <w:rPr>
                    <w:noProof/>
                    <w:webHidden/>
                  </w:rPr>
                  <w:fldChar w:fldCharType="end"/>
                </w:r>
              </w:hyperlink>
            </w:p>
            <w:p w14:paraId="3C8AD0CA" w14:textId="3E55761C" w:rsidR="00203C20" w:rsidRDefault="00203C20">
              <w:pPr>
                <w:pStyle w:val="TOC3"/>
                <w:tabs>
                  <w:tab w:val="left" w:pos="1320"/>
                  <w:tab w:val="right" w:leader="dot" w:pos="9678"/>
                </w:tabs>
                <w:rPr>
                  <w:rFonts w:asciiTheme="minorHAnsi" w:eastAsiaTheme="minorEastAsia" w:hAnsiTheme="minorHAnsi"/>
                  <w:noProof/>
                  <w:sz w:val="22"/>
                </w:rPr>
              </w:pPr>
              <w:hyperlink w:anchor="_Toc122478019" w:history="1">
                <w:r w:rsidRPr="00E5772F">
                  <w:rPr>
                    <w:rStyle w:val="Hyperlink"/>
                    <w:rFonts w:cs="Times New Roman"/>
                    <w:noProof/>
                  </w:rPr>
                  <w:t>1.5.1</w:t>
                </w:r>
                <w:r>
                  <w:rPr>
                    <w:rFonts w:asciiTheme="minorHAnsi" w:eastAsiaTheme="minorEastAsia" w:hAnsiTheme="minorHAnsi"/>
                    <w:noProof/>
                    <w:sz w:val="22"/>
                  </w:rPr>
                  <w:tab/>
                </w:r>
                <w:r w:rsidRPr="00E5772F">
                  <w:rPr>
                    <w:rStyle w:val="Hyperlink"/>
                    <w:rFonts w:cs="Times New Roman"/>
                    <w:noProof/>
                  </w:rPr>
                  <w:t>Thuật toán K-Means</w:t>
                </w:r>
                <w:r>
                  <w:rPr>
                    <w:noProof/>
                    <w:webHidden/>
                  </w:rPr>
                  <w:tab/>
                </w:r>
                <w:r>
                  <w:rPr>
                    <w:noProof/>
                    <w:webHidden/>
                  </w:rPr>
                  <w:fldChar w:fldCharType="begin"/>
                </w:r>
                <w:r>
                  <w:rPr>
                    <w:noProof/>
                    <w:webHidden/>
                  </w:rPr>
                  <w:instrText xml:space="preserve"> PAGEREF _Toc122478019 \h </w:instrText>
                </w:r>
                <w:r>
                  <w:rPr>
                    <w:noProof/>
                    <w:webHidden/>
                  </w:rPr>
                </w:r>
                <w:r>
                  <w:rPr>
                    <w:noProof/>
                    <w:webHidden/>
                  </w:rPr>
                  <w:fldChar w:fldCharType="separate"/>
                </w:r>
                <w:r>
                  <w:rPr>
                    <w:noProof/>
                    <w:webHidden/>
                  </w:rPr>
                  <w:t>9</w:t>
                </w:r>
                <w:r>
                  <w:rPr>
                    <w:noProof/>
                    <w:webHidden/>
                  </w:rPr>
                  <w:fldChar w:fldCharType="end"/>
                </w:r>
              </w:hyperlink>
            </w:p>
            <w:p w14:paraId="3478A6E8" w14:textId="243B2574" w:rsidR="00203C20" w:rsidRDefault="00203C20">
              <w:pPr>
                <w:pStyle w:val="TOC2"/>
                <w:tabs>
                  <w:tab w:val="left" w:pos="880"/>
                  <w:tab w:val="right" w:leader="dot" w:pos="9678"/>
                </w:tabs>
                <w:rPr>
                  <w:rFonts w:asciiTheme="minorHAnsi" w:eastAsiaTheme="minorEastAsia" w:hAnsiTheme="minorHAnsi"/>
                  <w:noProof/>
                  <w:sz w:val="22"/>
                </w:rPr>
              </w:pPr>
              <w:hyperlink w:anchor="_Toc122478020" w:history="1">
                <w:r w:rsidRPr="00E5772F">
                  <w:rPr>
                    <w:rStyle w:val="Hyperlink"/>
                    <w:rFonts w:cs="Times New Roman"/>
                    <w:noProof/>
                  </w:rPr>
                  <w:t>1.6</w:t>
                </w:r>
                <w:r>
                  <w:rPr>
                    <w:rFonts w:asciiTheme="minorHAnsi" w:eastAsiaTheme="minorEastAsia" w:hAnsiTheme="minorHAnsi"/>
                    <w:noProof/>
                    <w:sz w:val="22"/>
                  </w:rPr>
                  <w:tab/>
                </w:r>
                <w:r w:rsidRPr="00E5772F">
                  <w:rPr>
                    <w:rStyle w:val="Hyperlink"/>
                    <w:rFonts w:cs="Times New Roman"/>
                    <w:noProof/>
                  </w:rPr>
                  <w:t>Khoảng cách Euclidean</w:t>
                </w:r>
                <w:r>
                  <w:rPr>
                    <w:noProof/>
                    <w:webHidden/>
                  </w:rPr>
                  <w:tab/>
                </w:r>
                <w:r>
                  <w:rPr>
                    <w:noProof/>
                    <w:webHidden/>
                  </w:rPr>
                  <w:fldChar w:fldCharType="begin"/>
                </w:r>
                <w:r>
                  <w:rPr>
                    <w:noProof/>
                    <w:webHidden/>
                  </w:rPr>
                  <w:instrText xml:space="preserve"> PAGEREF _Toc122478020 \h </w:instrText>
                </w:r>
                <w:r>
                  <w:rPr>
                    <w:noProof/>
                    <w:webHidden/>
                  </w:rPr>
                </w:r>
                <w:r>
                  <w:rPr>
                    <w:noProof/>
                    <w:webHidden/>
                  </w:rPr>
                  <w:fldChar w:fldCharType="separate"/>
                </w:r>
                <w:r>
                  <w:rPr>
                    <w:noProof/>
                    <w:webHidden/>
                  </w:rPr>
                  <w:t>11</w:t>
                </w:r>
                <w:r>
                  <w:rPr>
                    <w:noProof/>
                    <w:webHidden/>
                  </w:rPr>
                  <w:fldChar w:fldCharType="end"/>
                </w:r>
              </w:hyperlink>
            </w:p>
            <w:p w14:paraId="13A7DDBD" w14:textId="3AFD01FB" w:rsidR="00203C20" w:rsidRDefault="00203C20">
              <w:pPr>
                <w:pStyle w:val="TOC2"/>
                <w:tabs>
                  <w:tab w:val="left" w:pos="880"/>
                  <w:tab w:val="right" w:leader="dot" w:pos="9678"/>
                </w:tabs>
                <w:rPr>
                  <w:rFonts w:asciiTheme="minorHAnsi" w:eastAsiaTheme="minorEastAsia" w:hAnsiTheme="minorHAnsi"/>
                  <w:noProof/>
                  <w:sz w:val="22"/>
                </w:rPr>
              </w:pPr>
              <w:hyperlink w:anchor="_Toc122478021" w:history="1">
                <w:r w:rsidRPr="00E5772F">
                  <w:rPr>
                    <w:rStyle w:val="Hyperlink"/>
                    <w:rFonts w:cs="Times New Roman"/>
                    <w:noProof/>
                  </w:rPr>
                  <w:t>1.7</w:t>
                </w:r>
                <w:r>
                  <w:rPr>
                    <w:rFonts w:asciiTheme="minorHAnsi" w:eastAsiaTheme="minorEastAsia" w:hAnsiTheme="minorHAnsi"/>
                    <w:noProof/>
                    <w:sz w:val="22"/>
                  </w:rPr>
                  <w:tab/>
                </w:r>
                <w:r w:rsidRPr="00E5772F">
                  <w:rPr>
                    <w:rStyle w:val="Hyperlink"/>
                    <w:rFonts w:cs="Times New Roman"/>
                    <w:noProof/>
                  </w:rPr>
                  <w:t>Khoảng cách Manhattan</w:t>
                </w:r>
                <w:r>
                  <w:rPr>
                    <w:noProof/>
                    <w:webHidden/>
                  </w:rPr>
                  <w:tab/>
                </w:r>
                <w:r>
                  <w:rPr>
                    <w:noProof/>
                    <w:webHidden/>
                  </w:rPr>
                  <w:fldChar w:fldCharType="begin"/>
                </w:r>
                <w:r>
                  <w:rPr>
                    <w:noProof/>
                    <w:webHidden/>
                  </w:rPr>
                  <w:instrText xml:space="preserve"> PAGEREF _Toc122478021 \h </w:instrText>
                </w:r>
                <w:r>
                  <w:rPr>
                    <w:noProof/>
                    <w:webHidden/>
                  </w:rPr>
                </w:r>
                <w:r>
                  <w:rPr>
                    <w:noProof/>
                    <w:webHidden/>
                  </w:rPr>
                  <w:fldChar w:fldCharType="separate"/>
                </w:r>
                <w:r>
                  <w:rPr>
                    <w:noProof/>
                    <w:webHidden/>
                  </w:rPr>
                  <w:t>13</w:t>
                </w:r>
                <w:r>
                  <w:rPr>
                    <w:noProof/>
                    <w:webHidden/>
                  </w:rPr>
                  <w:fldChar w:fldCharType="end"/>
                </w:r>
              </w:hyperlink>
            </w:p>
            <w:p w14:paraId="29F24BC4" w14:textId="063B1FC8" w:rsidR="00203C20" w:rsidRDefault="00203C20">
              <w:pPr>
                <w:pStyle w:val="TOC2"/>
                <w:tabs>
                  <w:tab w:val="left" w:pos="880"/>
                  <w:tab w:val="right" w:leader="dot" w:pos="9678"/>
                </w:tabs>
                <w:rPr>
                  <w:rFonts w:asciiTheme="minorHAnsi" w:eastAsiaTheme="minorEastAsia" w:hAnsiTheme="minorHAnsi"/>
                  <w:noProof/>
                  <w:sz w:val="22"/>
                </w:rPr>
              </w:pPr>
              <w:hyperlink w:anchor="_Toc122478022" w:history="1">
                <w:r w:rsidRPr="00E5772F">
                  <w:rPr>
                    <w:rStyle w:val="Hyperlink"/>
                    <w:rFonts w:cs="Times New Roman"/>
                    <w:noProof/>
                  </w:rPr>
                  <w:t>1.8</w:t>
                </w:r>
                <w:r>
                  <w:rPr>
                    <w:rFonts w:asciiTheme="minorHAnsi" w:eastAsiaTheme="minorEastAsia" w:hAnsiTheme="minorHAnsi"/>
                    <w:noProof/>
                    <w:sz w:val="22"/>
                  </w:rPr>
                  <w:tab/>
                </w:r>
                <w:r w:rsidRPr="00E5772F">
                  <w:rPr>
                    <w:rStyle w:val="Hyperlink"/>
                    <w:rFonts w:cs="Times New Roman"/>
                    <w:noProof/>
                  </w:rPr>
                  <w:t>K-Means Mapreduce</w:t>
                </w:r>
                <w:r>
                  <w:rPr>
                    <w:noProof/>
                    <w:webHidden/>
                  </w:rPr>
                  <w:tab/>
                </w:r>
                <w:r>
                  <w:rPr>
                    <w:noProof/>
                    <w:webHidden/>
                  </w:rPr>
                  <w:fldChar w:fldCharType="begin"/>
                </w:r>
                <w:r>
                  <w:rPr>
                    <w:noProof/>
                    <w:webHidden/>
                  </w:rPr>
                  <w:instrText xml:space="preserve"> PAGEREF _Toc122478022 \h </w:instrText>
                </w:r>
                <w:r>
                  <w:rPr>
                    <w:noProof/>
                    <w:webHidden/>
                  </w:rPr>
                </w:r>
                <w:r>
                  <w:rPr>
                    <w:noProof/>
                    <w:webHidden/>
                  </w:rPr>
                  <w:fldChar w:fldCharType="separate"/>
                </w:r>
                <w:r>
                  <w:rPr>
                    <w:noProof/>
                    <w:webHidden/>
                  </w:rPr>
                  <w:t>15</w:t>
                </w:r>
                <w:r>
                  <w:rPr>
                    <w:noProof/>
                    <w:webHidden/>
                  </w:rPr>
                  <w:fldChar w:fldCharType="end"/>
                </w:r>
              </w:hyperlink>
            </w:p>
            <w:p w14:paraId="4F516935" w14:textId="6A39E074" w:rsidR="00203C20" w:rsidRDefault="00203C20">
              <w:pPr>
                <w:pStyle w:val="TOC1"/>
                <w:tabs>
                  <w:tab w:val="left" w:pos="660"/>
                  <w:tab w:val="right" w:leader="dot" w:pos="9678"/>
                </w:tabs>
                <w:rPr>
                  <w:rFonts w:asciiTheme="minorHAnsi" w:eastAsiaTheme="minorEastAsia" w:hAnsiTheme="minorHAnsi"/>
                  <w:noProof/>
                  <w:sz w:val="22"/>
                </w:rPr>
              </w:pPr>
              <w:hyperlink w:anchor="_Toc122478023" w:history="1">
                <w:r w:rsidRPr="00E5772F">
                  <w:rPr>
                    <w:rStyle w:val="Hyperlink"/>
                    <w:rFonts w:cs="Times New Roman"/>
                    <w:b/>
                    <w:bCs/>
                    <w:noProof/>
                  </w:rPr>
                  <w:t xml:space="preserve">II. </w:t>
                </w:r>
                <w:r>
                  <w:rPr>
                    <w:rFonts w:asciiTheme="minorHAnsi" w:eastAsiaTheme="minorEastAsia" w:hAnsiTheme="minorHAnsi"/>
                    <w:noProof/>
                    <w:sz w:val="22"/>
                  </w:rPr>
                  <w:tab/>
                </w:r>
                <w:r w:rsidRPr="00E5772F">
                  <w:rPr>
                    <w:rStyle w:val="Hyperlink"/>
                    <w:rFonts w:cs="Times New Roman"/>
                    <w:b/>
                    <w:bCs/>
                    <w:noProof/>
                  </w:rPr>
                  <w:t>TIỀN XỬ LÝ DỮ LIỆU</w:t>
                </w:r>
                <w:r>
                  <w:rPr>
                    <w:noProof/>
                    <w:webHidden/>
                  </w:rPr>
                  <w:tab/>
                </w:r>
                <w:r>
                  <w:rPr>
                    <w:noProof/>
                    <w:webHidden/>
                  </w:rPr>
                  <w:fldChar w:fldCharType="begin"/>
                </w:r>
                <w:r>
                  <w:rPr>
                    <w:noProof/>
                    <w:webHidden/>
                  </w:rPr>
                  <w:instrText xml:space="preserve"> PAGEREF _Toc122478023 \h </w:instrText>
                </w:r>
                <w:r>
                  <w:rPr>
                    <w:noProof/>
                    <w:webHidden/>
                  </w:rPr>
                </w:r>
                <w:r>
                  <w:rPr>
                    <w:noProof/>
                    <w:webHidden/>
                  </w:rPr>
                  <w:fldChar w:fldCharType="separate"/>
                </w:r>
                <w:r>
                  <w:rPr>
                    <w:noProof/>
                    <w:webHidden/>
                  </w:rPr>
                  <w:t>16</w:t>
                </w:r>
                <w:r>
                  <w:rPr>
                    <w:noProof/>
                    <w:webHidden/>
                  </w:rPr>
                  <w:fldChar w:fldCharType="end"/>
                </w:r>
              </w:hyperlink>
            </w:p>
            <w:p w14:paraId="013DE947" w14:textId="2D29F225" w:rsidR="00203C20" w:rsidRDefault="00203C20">
              <w:pPr>
                <w:pStyle w:val="TOC2"/>
                <w:tabs>
                  <w:tab w:val="left" w:pos="880"/>
                  <w:tab w:val="right" w:leader="dot" w:pos="9678"/>
                </w:tabs>
                <w:rPr>
                  <w:rFonts w:asciiTheme="minorHAnsi" w:eastAsiaTheme="minorEastAsia" w:hAnsiTheme="minorHAnsi"/>
                  <w:noProof/>
                  <w:sz w:val="22"/>
                </w:rPr>
              </w:pPr>
              <w:hyperlink w:anchor="_Toc122478024" w:history="1">
                <w:r w:rsidRPr="00E5772F">
                  <w:rPr>
                    <w:rStyle w:val="Hyperlink"/>
                    <w:rFonts w:cs="Times New Roman"/>
                    <w:noProof/>
                  </w:rPr>
                  <w:t>2.1</w:t>
                </w:r>
                <w:r>
                  <w:rPr>
                    <w:rFonts w:asciiTheme="minorHAnsi" w:eastAsiaTheme="minorEastAsia" w:hAnsiTheme="minorHAnsi"/>
                    <w:noProof/>
                    <w:sz w:val="22"/>
                  </w:rPr>
                  <w:tab/>
                </w:r>
                <w:r w:rsidRPr="00E5772F">
                  <w:rPr>
                    <w:rStyle w:val="Hyperlink"/>
                    <w:rFonts w:cs="Times New Roman"/>
                    <w:noProof/>
                  </w:rPr>
                  <w:t>Các thư viện được sử dụng</w:t>
                </w:r>
                <w:r>
                  <w:rPr>
                    <w:noProof/>
                    <w:webHidden/>
                  </w:rPr>
                  <w:tab/>
                </w:r>
                <w:r>
                  <w:rPr>
                    <w:noProof/>
                    <w:webHidden/>
                  </w:rPr>
                  <w:fldChar w:fldCharType="begin"/>
                </w:r>
                <w:r>
                  <w:rPr>
                    <w:noProof/>
                    <w:webHidden/>
                  </w:rPr>
                  <w:instrText xml:space="preserve"> PAGEREF _Toc122478024 \h </w:instrText>
                </w:r>
                <w:r>
                  <w:rPr>
                    <w:noProof/>
                    <w:webHidden/>
                  </w:rPr>
                </w:r>
                <w:r>
                  <w:rPr>
                    <w:noProof/>
                    <w:webHidden/>
                  </w:rPr>
                  <w:fldChar w:fldCharType="separate"/>
                </w:r>
                <w:r>
                  <w:rPr>
                    <w:noProof/>
                    <w:webHidden/>
                  </w:rPr>
                  <w:t>16</w:t>
                </w:r>
                <w:r>
                  <w:rPr>
                    <w:noProof/>
                    <w:webHidden/>
                  </w:rPr>
                  <w:fldChar w:fldCharType="end"/>
                </w:r>
              </w:hyperlink>
            </w:p>
            <w:p w14:paraId="3F2B0629" w14:textId="2FEC5E4C" w:rsidR="00203C20" w:rsidRDefault="00203C20">
              <w:pPr>
                <w:pStyle w:val="TOC2"/>
                <w:tabs>
                  <w:tab w:val="left" w:pos="880"/>
                  <w:tab w:val="right" w:leader="dot" w:pos="9678"/>
                </w:tabs>
                <w:rPr>
                  <w:rFonts w:asciiTheme="minorHAnsi" w:eastAsiaTheme="minorEastAsia" w:hAnsiTheme="minorHAnsi"/>
                  <w:noProof/>
                  <w:sz w:val="22"/>
                </w:rPr>
              </w:pPr>
              <w:hyperlink w:anchor="_Toc122478025" w:history="1">
                <w:r w:rsidRPr="00E5772F">
                  <w:rPr>
                    <w:rStyle w:val="Hyperlink"/>
                    <w:rFonts w:cs="Times New Roman"/>
                    <w:noProof/>
                  </w:rPr>
                  <w:t>2.2</w:t>
                </w:r>
                <w:r>
                  <w:rPr>
                    <w:rFonts w:asciiTheme="minorHAnsi" w:eastAsiaTheme="minorEastAsia" w:hAnsiTheme="minorHAnsi"/>
                    <w:noProof/>
                    <w:sz w:val="22"/>
                  </w:rPr>
                  <w:tab/>
                </w:r>
                <w:r w:rsidRPr="00E5772F">
                  <w:rPr>
                    <w:rStyle w:val="Hyperlink"/>
                    <w:rFonts w:cs="Times New Roman"/>
                    <w:noProof/>
                  </w:rPr>
                  <w:t>Đọc dữ liệu đầu vào</w:t>
                </w:r>
                <w:r>
                  <w:rPr>
                    <w:noProof/>
                    <w:webHidden/>
                  </w:rPr>
                  <w:tab/>
                </w:r>
                <w:r>
                  <w:rPr>
                    <w:noProof/>
                    <w:webHidden/>
                  </w:rPr>
                  <w:fldChar w:fldCharType="begin"/>
                </w:r>
                <w:r>
                  <w:rPr>
                    <w:noProof/>
                    <w:webHidden/>
                  </w:rPr>
                  <w:instrText xml:space="preserve"> PAGEREF _Toc122478025 \h </w:instrText>
                </w:r>
                <w:r>
                  <w:rPr>
                    <w:noProof/>
                    <w:webHidden/>
                  </w:rPr>
                </w:r>
                <w:r>
                  <w:rPr>
                    <w:noProof/>
                    <w:webHidden/>
                  </w:rPr>
                  <w:fldChar w:fldCharType="separate"/>
                </w:r>
                <w:r>
                  <w:rPr>
                    <w:noProof/>
                    <w:webHidden/>
                  </w:rPr>
                  <w:t>16</w:t>
                </w:r>
                <w:r>
                  <w:rPr>
                    <w:noProof/>
                    <w:webHidden/>
                  </w:rPr>
                  <w:fldChar w:fldCharType="end"/>
                </w:r>
              </w:hyperlink>
            </w:p>
            <w:p w14:paraId="709823AA" w14:textId="0ED37D92" w:rsidR="00203C20" w:rsidRDefault="00203C20">
              <w:pPr>
                <w:pStyle w:val="TOC2"/>
                <w:tabs>
                  <w:tab w:val="left" w:pos="880"/>
                  <w:tab w:val="right" w:leader="dot" w:pos="9678"/>
                </w:tabs>
                <w:rPr>
                  <w:rFonts w:asciiTheme="minorHAnsi" w:eastAsiaTheme="minorEastAsia" w:hAnsiTheme="minorHAnsi"/>
                  <w:noProof/>
                  <w:sz w:val="22"/>
                </w:rPr>
              </w:pPr>
              <w:hyperlink w:anchor="_Toc122478026" w:history="1">
                <w:r w:rsidRPr="00E5772F">
                  <w:rPr>
                    <w:rStyle w:val="Hyperlink"/>
                    <w:rFonts w:cs="Times New Roman"/>
                    <w:noProof/>
                  </w:rPr>
                  <w:t>2.3</w:t>
                </w:r>
                <w:r>
                  <w:rPr>
                    <w:rFonts w:asciiTheme="minorHAnsi" w:eastAsiaTheme="minorEastAsia" w:hAnsiTheme="minorHAnsi"/>
                    <w:noProof/>
                    <w:sz w:val="22"/>
                  </w:rPr>
                  <w:tab/>
                </w:r>
                <w:r w:rsidRPr="00E5772F">
                  <w:rPr>
                    <w:rStyle w:val="Hyperlink"/>
                    <w:rFonts w:cs="Times New Roman"/>
                    <w:noProof/>
                  </w:rPr>
                  <w:t>Xóa</w:t>
                </w:r>
                <w:r w:rsidRPr="00E5772F">
                  <w:rPr>
                    <w:rStyle w:val="Hyperlink"/>
                    <w:rFonts w:cs="Times New Roman"/>
                    <w:noProof/>
                    <w:lang w:val="vi-VN"/>
                  </w:rPr>
                  <w:t xml:space="preserve"> các cột bị thiếu hoặc dư thừa</w:t>
                </w:r>
                <w:r>
                  <w:rPr>
                    <w:noProof/>
                    <w:webHidden/>
                  </w:rPr>
                  <w:tab/>
                </w:r>
                <w:r>
                  <w:rPr>
                    <w:noProof/>
                    <w:webHidden/>
                  </w:rPr>
                  <w:fldChar w:fldCharType="begin"/>
                </w:r>
                <w:r>
                  <w:rPr>
                    <w:noProof/>
                    <w:webHidden/>
                  </w:rPr>
                  <w:instrText xml:space="preserve"> PAGEREF _Toc122478026 \h </w:instrText>
                </w:r>
                <w:r>
                  <w:rPr>
                    <w:noProof/>
                    <w:webHidden/>
                  </w:rPr>
                </w:r>
                <w:r>
                  <w:rPr>
                    <w:noProof/>
                    <w:webHidden/>
                  </w:rPr>
                  <w:fldChar w:fldCharType="separate"/>
                </w:r>
                <w:r>
                  <w:rPr>
                    <w:noProof/>
                    <w:webHidden/>
                  </w:rPr>
                  <w:t>17</w:t>
                </w:r>
                <w:r>
                  <w:rPr>
                    <w:noProof/>
                    <w:webHidden/>
                  </w:rPr>
                  <w:fldChar w:fldCharType="end"/>
                </w:r>
              </w:hyperlink>
            </w:p>
            <w:p w14:paraId="179D3515" w14:textId="5BA14681" w:rsidR="00203C20" w:rsidRDefault="00203C20">
              <w:pPr>
                <w:pStyle w:val="TOC2"/>
                <w:tabs>
                  <w:tab w:val="left" w:pos="880"/>
                  <w:tab w:val="right" w:leader="dot" w:pos="9678"/>
                </w:tabs>
                <w:rPr>
                  <w:rFonts w:asciiTheme="minorHAnsi" w:eastAsiaTheme="minorEastAsia" w:hAnsiTheme="minorHAnsi"/>
                  <w:noProof/>
                  <w:sz w:val="22"/>
                </w:rPr>
              </w:pPr>
              <w:hyperlink w:anchor="_Toc122478027" w:history="1">
                <w:r w:rsidRPr="00E5772F">
                  <w:rPr>
                    <w:rStyle w:val="Hyperlink"/>
                    <w:rFonts w:eastAsia="Times New Roman" w:cs="Times New Roman"/>
                    <w:noProof/>
                  </w:rPr>
                  <w:t>2</w:t>
                </w:r>
                <w:r w:rsidRPr="00E5772F">
                  <w:rPr>
                    <w:rStyle w:val="Hyperlink"/>
                    <w:rFonts w:eastAsia="Times New Roman" w:cs="Times New Roman"/>
                    <w:noProof/>
                    <w:lang w:val="vi-VN"/>
                  </w:rPr>
                  <w:t xml:space="preserve">.4 </w:t>
                </w:r>
                <w:r>
                  <w:rPr>
                    <w:rFonts w:asciiTheme="minorHAnsi" w:eastAsiaTheme="minorEastAsia" w:hAnsiTheme="minorHAnsi"/>
                    <w:noProof/>
                    <w:sz w:val="22"/>
                  </w:rPr>
                  <w:tab/>
                </w:r>
                <w:r w:rsidRPr="00E5772F">
                  <w:rPr>
                    <w:rStyle w:val="Hyperlink"/>
                    <w:rFonts w:eastAsia="Times New Roman" w:cs="Times New Roman"/>
                    <w:noProof/>
                    <w:lang w:val="vi-VN"/>
                  </w:rPr>
                  <w:t>Chuyển các thuộc tính Object thành Numeric</w:t>
                </w:r>
                <w:r>
                  <w:rPr>
                    <w:noProof/>
                    <w:webHidden/>
                  </w:rPr>
                  <w:tab/>
                </w:r>
                <w:r>
                  <w:rPr>
                    <w:noProof/>
                    <w:webHidden/>
                  </w:rPr>
                  <w:fldChar w:fldCharType="begin"/>
                </w:r>
                <w:r>
                  <w:rPr>
                    <w:noProof/>
                    <w:webHidden/>
                  </w:rPr>
                  <w:instrText xml:space="preserve"> PAGEREF _Toc122478027 \h </w:instrText>
                </w:r>
                <w:r>
                  <w:rPr>
                    <w:noProof/>
                    <w:webHidden/>
                  </w:rPr>
                </w:r>
                <w:r>
                  <w:rPr>
                    <w:noProof/>
                    <w:webHidden/>
                  </w:rPr>
                  <w:fldChar w:fldCharType="separate"/>
                </w:r>
                <w:r>
                  <w:rPr>
                    <w:noProof/>
                    <w:webHidden/>
                  </w:rPr>
                  <w:t>19</w:t>
                </w:r>
                <w:r>
                  <w:rPr>
                    <w:noProof/>
                    <w:webHidden/>
                  </w:rPr>
                  <w:fldChar w:fldCharType="end"/>
                </w:r>
              </w:hyperlink>
            </w:p>
            <w:p w14:paraId="050A3814" w14:textId="37E8B213" w:rsidR="00203C20" w:rsidRDefault="00203C20">
              <w:pPr>
                <w:pStyle w:val="TOC2"/>
                <w:tabs>
                  <w:tab w:val="left" w:pos="880"/>
                  <w:tab w:val="right" w:leader="dot" w:pos="9678"/>
                </w:tabs>
                <w:rPr>
                  <w:rFonts w:asciiTheme="minorHAnsi" w:eastAsiaTheme="minorEastAsia" w:hAnsiTheme="minorHAnsi"/>
                  <w:noProof/>
                  <w:sz w:val="22"/>
                </w:rPr>
              </w:pPr>
              <w:hyperlink w:anchor="_Toc122478028" w:history="1">
                <w:r w:rsidRPr="00E5772F">
                  <w:rPr>
                    <w:rStyle w:val="Hyperlink"/>
                    <w:rFonts w:eastAsia="Times New Roman" w:cs="Times New Roman"/>
                    <w:noProof/>
                  </w:rPr>
                  <w:t>2</w:t>
                </w:r>
                <w:r w:rsidRPr="00E5772F">
                  <w:rPr>
                    <w:rStyle w:val="Hyperlink"/>
                    <w:rFonts w:eastAsia="Times New Roman" w:cs="Times New Roman"/>
                    <w:noProof/>
                    <w:lang w:val="vi-VN"/>
                  </w:rPr>
                  <w:t xml:space="preserve">.5 </w:t>
                </w:r>
                <w:r>
                  <w:rPr>
                    <w:rFonts w:asciiTheme="minorHAnsi" w:eastAsiaTheme="minorEastAsia" w:hAnsiTheme="minorHAnsi"/>
                    <w:noProof/>
                    <w:sz w:val="22"/>
                  </w:rPr>
                  <w:tab/>
                </w:r>
                <w:r w:rsidRPr="00E5772F">
                  <w:rPr>
                    <w:rStyle w:val="Hyperlink"/>
                    <w:rFonts w:eastAsia="Times New Roman" w:cs="Times New Roman"/>
                    <w:noProof/>
                    <w:lang w:val="vi-VN"/>
                  </w:rPr>
                  <w:t>Mô tả số thành phần của dữ liệu</w:t>
                </w:r>
                <w:r>
                  <w:rPr>
                    <w:noProof/>
                    <w:webHidden/>
                  </w:rPr>
                  <w:tab/>
                </w:r>
                <w:r>
                  <w:rPr>
                    <w:noProof/>
                    <w:webHidden/>
                  </w:rPr>
                  <w:fldChar w:fldCharType="begin"/>
                </w:r>
                <w:r>
                  <w:rPr>
                    <w:noProof/>
                    <w:webHidden/>
                  </w:rPr>
                  <w:instrText xml:space="preserve"> PAGEREF _Toc122478028 \h </w:instrText>
                </w:r>
                <w:r>
                  <w:rPr>
                    <w:noProof/>
                    <w:webHidden/>
                  </w:rPr>
                </w:r>
                <w:r>
                  <w:rPr>
                    <w:noProof/>
                    <w:webHidden/>
                  </w:rPr>
                  <w:fldChar w:fldCharType="separate"/>
                </w:r>
                <w:r>
                  <w:rPr>
                    <w:noProof/>
                    <w:webHidden/>
                  </w:rPr>
                  <w:t>19</w:t>
                </w:r>
                <w:r>
                  <w:rPr>
                    <w:noProof/>
                    <w:webHidden/>
                  </w:rPr>
                  <w:fldChar w:fldCharType="end"/>
                </w:r>
              </w:hyperlink>
            </w:p>
            <w:p w14:paraId="74161BBF" w14:textId="79EED045" w:rsidR="00203C20" w:rsidRDefault="00203C20">
              <w:pPr>
                <w:pStyle w:val="TOC1"/>
                <w:tabs>
                  <w:tab w:val="left" w:pos="660"/>
                  <w:tab w:val="right" w:leader="dot" w:pos="9678"/>
                </w:tabs>
                <w:rPr>
                  <w:rFonts w:asciiTheme="minorHAnsi" w:eastAsiaTheme="minorEastAsia" w:hAnsiTheme="minorHAnsi"/>
                  <w:noProof/>
                  <w:sz w:val="22"/>
                </w:rPr>
              </w:pPr>
              <w:hyperlink w:anchor="_Toc122478029" w:history="1">
                <w:r w:rsidRPr="00E5772F">
                  <w:rPr>
                    <w:rStyle w:val="Hyperlink"/>
                    <w:rFonts w:cs="Times New Roman"/>
                    <w:b/>
                    <w:noProof/>
                  </w:rPr>
                  <w:t>III.</w:t>
                </w:r>
                <w:r>
                  <w:rPr>
                    <w:rFonts w:asciiTheme="minorHAnsi" w:eastAsiaTheme="minorEastAsia" w:hAnsiTheme="minorHAnsi"/>
                    <w:noProof/>
                    <w:sz w:val="22"/>
                  </w:rPr>
                  <w:tab/>
                </w:r>
                <w:r w:rsidRPr="00E5772F">
                  <w:rPr>
                    <w:rStyle w:val="Hyperlink"/>
                    <w:rFonts w:cs="Times New Roman"/>
                    <w:b/>
                    <w:noProof/>
                  </w:rPr>
                  <w:t>THUẬT TOÁN KHAI THÁC DỮ LIỆU</w:t>
                </w:r>
                <w:r>
                  <w:rPr>
                    <w:noProof/>
                    <w:webHidden/>
                  </w:rPr>
                  <w:tab/>
                </w:r>
                <w:r>
                  <w:rPr>
                    <w:noProof/>
                    <w:webHidden/>
                  </w:rPr>
                  <w:fldChar w:fldCharType="begin"/>
                </w:r>
                <w:r>
                  <w:rPr>
                    <w:noProof/>
                    <w:webHidden/>
                  </w:rPr>
                  <w:instrText xml:space="preserve"> PAGEREF _Toc122478029 \h </w:instrText>
                </w:r>
                <w:r>
                  <w:rPr>
                    <w:noProof/>
                    <w:webHidden/>
                  </w:rPr>
                </w:r>
                <w:r>
                  <w:rPr>
                    <w:noProof/>
                    <w:webHidden/>
                  </w:rPr>
                  <w:fldChar w:fldCharType="separate"/>
                </w:r>
                <w:r>
                  <w:rPr>
                    <w:noProof/>
                    <w:webHidden/>
                  </w:rPr>
                  <w:t>21</w:t>
                </w:r>
                <w:r>
                  <w:rPr>
                    <w:noProof/>
                    <w:webHidden/>
                  </w:rPr>
                  <w:fldChar w:fldCharType="end"/>
                </w:r>
              </w:hyperlink>
            </w:p>
            <w:p w14:paraId="0F336F57" w14:textId="1CDE92D6" w:rsidR="00203C20" w:rsidRDefault="00203C20">
              <w:pPr>
                <w:pStyle w:val="TOC2"/>
                <w:tabs>
                  <w:tab w:val="left" w:pos="880"/>
                  <w:tab w:val="right" w:leader="dot" w:pos="9678"/>
                </w:tabs>
                <w:rPr>
                  <w:rFonts w:asciiTheme="minorHAnsi" w:eastAsiaTheme="minorEastAsia" w:hAnsiTheme="minorHAnsi"/>
                  <w:noProof/>
                  <w:sz w:val="22"/>
                </w:rPr>
              </w:pPr>
              <w:hyperlink w:anchor="_Toc122478030" w:history="1">
                <w:r w:rsidRPr="00E5772F">
                  <w:rPr>
                    <w:rStyle w:val="Hyperlink"/>
                    <w:rFonts w:cs="Times New Roman"/>
                    <w:b/>
                    <w:noProof/>
                  </w:rPr>
                  <w:t>3.1</w:t>
                </w:r>
                <w:r>
                  <w:rPr>
                    <w:rFonts w:asciiTheme="minorHAnsi" w:eastAsiaTheme="minorEastAsia" w:hAnsiTheme="minorHAnsi"/>
                    <w:noProof/>
                    <w:sz w:val="22"/>
                  </w:rPr>
                  <w:tab/>
                </w:r>
                <w:r w:rsidRPr="00E5772F">
                  <w:rPr>
                    <w:rStyle w:val="Hyperlink"/>
                    <w:rFonts w:cs="Times New Roman"/>
                    <w:b/>
                    <w:noProof/>
                  </w:rPr>
                  <w:t>Thuật toán K-Means</w:t>
                </w:r>
                <w:r>
                  <w:rPr>
                    <w:noProof/>
                    <w:webHidden/>
                  </w:rPr>
                  <w:tab/>
                </w:r>
                <w:r>
                  <w:rPr>
                    <w:noProof/>
                    <w:webHidden/>
                  </w:rPr>
                  <w:fldChar w:fldCharType="begin"/>
                </w:r>
                <w:r>
                  <w:rPr>
                    <w:noProof/>
                    <w:webHidden/>
                  </w:rPr>
                  <w:instrText xml:space="preserve"> PAGEREF _Toc122478030 \h </w:instrText>
                </w:r>
                <w:r>
                  <w:rPr>
                    <w:noProof/>
                    <w:webHidden/>
                  </w:rPr>
                </w:r>
                <w:r>
                  <w:rPr>
                    <w:noProof/>
                    <w:webHidden/>
                  </w:rPr>
                  <w:fldChar w:fldCharType="separate"/>
                </w:r>
                <w:r>
                  <w:rPr>
                    <w:noProof/>
                    <w:webHidden/>
                  </w:rPr>
                  <w:t>21</w:t>
                </w:r>
                <w:r>
                  <w:rPr>
                    <w:noProof/>
                    <w:webHidden/>
                  </w:rPr>
                  <w:fldChar w:fldCharType="end"/>
                </w:r>
              </w:hyperlink>
            </w:p>
            <w:p w14:paraId="4343274F" w14:textId="509F4B0F" w:rsidR="00203C20" w:rsidRDefault="00203C20">
              <w:pPr>
                <w:pStyle w:val="TOC1"/>
                <w:tabs>
                  <w:tab w:val="right" w:leader="dot" w:pos="9678"/>
                </w:tabs>
                <w:rPr>
                  <w:rFonts w:asciiTheme="minorHAnsi" w:eastAsiaTheme="minorEastAsia" w:hAnsiTheme="minorHAnsi"/>
                  <w:noProof/>
                  <w:sz w:val="22"/>
                </w:rPr>
              </w:pPr>
              <w:hyperlink w:anchor="_Toc122478031" w:history="1">
                <w:r w:rsidRPr="00E5772F">
                  <w:rPr>
                    <w:rStyle w:val="Hyperlink"/>
                    <w:rFonts w:cs="Times New Roman"/>
                    <w:b/>
                    <w:bCs/>
                    <w:noProof/>
                  </w:rPr>
                  <w:t>IV</w:t>
                </w:r>
                <w:r w:rsidRPr="00E5772F">
                  <w:rPr>
                    <w:rStyle w:val="Hyperlink"/>
                    <w:rFonts w:cs="Times New Roman"/>
                    <w:b/>
                    <w:bCs/>
                    <w:noProof/>
                    <w:lang w:val="vi-VN"/>
                  </w:rPr>
                  <w:t>.Kết quả đạt được</w:t>
                </w:r>
                <w:r>
                  <w:rPr>
                    <w:noProof/>
                    <w:webHidden/>
                  </w:rPr>
                  <w:tab/>
                </w:r>
                <w:r>
                  <w:rPr>
                    <w:noProof/>
                    <w:webHidden/>
                  </w:rPr>
                  <w:fldChar w:fldCharType="begin"/>
                </w:r>
                <w:r>
                  <w:rPr>
                    <w:noProof/>
                    <w:webHidden/>
                  </w:rPr>
                  <w:instrText xml:space="preserve"> PAGEREF _Toc122478031 \h </w:instrText>
                </w:r>
                <w:r>
                  <w:rPr>
                    <w:noProof/>
                    <w:webHidden/>
                  </w:rPr>
                </w:r>
                <w:r>
                  <w:rPr>
                    <w:noProof/>
                    <w:webHidden/>
                  </w:rPr>
                  <w:fldChar w:fldCharType="separate"/>
                </w:r>
                <w:r>
                  <w:rPr>
                    <w:noProof/>
                    <w:webHidden/>
                  </w:rPr>
                  <w:t>50</w:t>
                </w:r>
                <w:r>
                  <w:rPr>
                    <w:noProof/>
                    <w:webHidden/>
                  </w:rPr>
                  <w:fldChar w:fldCharType="end"/>
                </w:r>
              </w:hyperlink>
            </w:p>
            <w:p w14:paraId="0247DF37" w14:textId="02B2AC07" w:rsidR="00203C20" w:rsidRDefault="00203C20">
              <w:pPr>
                <w:pStyle w:val="TOC2"/>
                <w:tabs>
                  <w:tab w:val="left" w:pos="880"/>
                  <w:tab w:val="right" w:leader="dot" w:pos="9678"/>
                </w:tabs>
                <w:rPr>
                  <w:rFonts w:asciiTheme="minorHAnsi" w:eastAsiaTheme="minorEastAsia" w:hAnsiTheme="minorHAnsi"/>
                  <w:noProof/>
                  <w:sz w:val="22"/>
                </w:rPr>
              </w:pPr>
              <w:hyperlink w:anchor="_Toc122478032" w:history="1">
                <w:r w:rsidRPr="00E5772F">
                  <w:rPr>
                    <w:rStyle w:val="Hyperlink"/>
                    <w:rFonts w:cs="Times New Roman"/>
                    <w:noProof/>
                  </w:rPr>
                  <w:t>4.1</w:t>
                </w:r>
                <w:r>
                  <w:rPr>
                    <w:rFonts w:asciiTheme="minorHAnsi" w:eastAsiaTheme="minorEastAsia" w:hAnsiTheme="minorHAnsi"/>
                    <w:noProof/>
                    <w:sz w:val="22"/>
                  </w:rPr>
                  <w:tab/>
                </w:r>
                <w:r w:rsidRPr="00E5772F">
                  <w:rPr>
                    <w:rStyle w:val="Hyperlink"/>
                    <w:rFonts w:cs="Times New Roman"/>
                    <w:noProof/>
                    <w:lang w:val="vi-VN"/>
                  </w:rPr>
                  <w:t>Phát biểu kết quả</w:t>
                </w:r>
                <w:r>
                  <w:rPr>
                    <w:noProof/>
                    <w:webHidden/>
                  </w:rPr>
                  <w:tab/>
                </w:r>
                <w:r>
                  <w:rPr>
                    <w:noProof/>
                    <w:webHidden/>
                  </w:rPr>
                  <w:fldChar w:fldCharType="begin"/>
                </w:r>
                <w:r>
                  <w:rPr>
                    <w:noProof/>
                    <w:webHidden/>
                  </w:rPr>
                  <w:instrText xml:space="preserve"> PAGEREF _Toc122478032 \h </w:instrText>
                </w:r>
                <w:r>
                  <w:rPr>
                    <w:noProof/>
                    <w:webHidden/>
                  </w:rPr>
                </w:r>
                <w:r>
                  <w:rPr>
                    <w:noProof/>
                    <w:webHidden/>
                  </w:rPr>
                  <w:fldChar w:fldCharType="separate"/>
                </w:r>
                <w:r>
                  <w:rPr>
                    <w:noProof/>
                    <w:webHidden/>
                  </w:rPr>
                  <w:t>50</w:t>
                </w:r>
                <w:r>
                  <w:rPr>
                    <w:noProof/>
                    <w:webHidden/>
                  </w:rPr>
                  <w:fldChar w:fldCharType="end"/>
                </w:r>
              </w:hyperlink>
            </w:p>
            <w:p w14:paraId="1A4AE878" w14:textId="617C2EFD" w:rsidR="00203C20" w:rsidRDefault="00203C20">
              <w:pPr>
                <w:pStyle w:val="TOC2"/>
                <w:tabs>
                  <w:tab w:val="left" w:pos="880"/>
                  <w:tab w:val="right" w:leader="dot" w:pos="9678"/>
                </w:tabs>
                <w:rPr>
                  <w:rFonts w:asciiTheme="minorHAnsi" w:eastAsiaTheme="minorEastAsia" w:hAnsiTheme="minorHAnsi"/>
                  <w:noProof/>
                  <w:sz w:val="22"/>
                </w:rPr>
              </w:pPr>
              <w:hyperlink w:anchor="_Toc122478033" w:history="1">
                <w:r w:rsidRPr="00E5772F">
                  <w:rPr>
                    <w:rStyle w:val="Hyperlink"/>
                    <w:rFonts w:cs="Times New Roman"/>
                    <w:noProof/>
                  </w:rPr>
                  <w:t>4.2</w:t>
                </w:r>
                <w:r>
                  <w:rPr>
                    <w:rFonts w:asciiTheme="minorHAnsi" w:eastAsiaTheme="minorEastAsia" w:hAnsiTheme="minorHAnsi"/>
                    <w:noProof/>
                    <w:sz w:val="22"/>
                  </w:rPr>
                  <w:tab/>
                </w:r>
                <w:r w:rsidRPr="00E5772F">
                  <w:rPr>
                    <w:rStyle w:val="Hyperlink"/>
                    <w:rFonts w:cs="Times New Roman"/>
                    <w:noProof/>
                    <w:lang w:val="vi-VN"/>
                  </w:rPr>
                  <w:t xml:space="preserve"> So sánh và đánh giá</w:t>
                </w:r>
                <w:r>
                  <w:rPr>
                    <w:noProof/>
                    <w:webHidden/>
                  </w:rPr>
                  <w:tab/>
                </w:r>
                <w:r>
                  <w:rPr>
                    <w:noProof/>
                    <w:webHidden/>
                  </w:rPr>
                  <w:fldChar w:fldCharType="begin"/>
                </w:r>
                <w:r>
                  <w:rPr>
                    <w:noProof/>
                    <w:webHidden/>
                  </w:rPr>
                  <w:instrText xml:space="preserve"> PAGEREF _Toc122478033 \h </w:instrText>
                </w:r>
                <w:r>
                  <w:rPr>
                    <w:noProof/>
                    <w:webHidden/>
                  </w:rPr>
                </w:r>
                <w:r>
                  <w:rPr>
                    <w:noProof/>
                    <w:webHidden/>
                  </w:rPr>
                  <w:fldChar w:fldCharType="separate"/>
                </w:r>
                <w:r>
                  <w:rPr>
                    <w:noProof/>
                    <w:webHidden/>
                  </w:rPr>
                  <w:t>53</w:t>
                </w:r>
                <w:r>
                  <w:rPr>
                    <w:noProof/>
                    <w:webHidden/>
                  </w:rPr>
                  <w:fldChar w:fldCharType="end"/>
                </w:r>
              </w:hyperlink>
            </w:p>
            <w:p w14:paraId="46C512DF" w14:textId="623A25E7" w:rsidR="00203C20" w:rsidRDefault="00203C20">
              <w:pPr>
                <w:pStyle w:val="TOC1"/>
                <w:tabs>
                  <w:tab w:val="right" w:leader="dot" w:pos="9678"/>
                </w:tabs>
                <w:rPr>
                  <w:rFonts w:asciiTheme="minorHAnsi" w:eastAsiaTheme="minorEastAsia" w:hAnsiTheme="minorHAnsi"/>
                  <w:noProof/>
                  <w:sz w:val="22"/>
                </w:rPr>
              </w:pPr>
              <w:hyperlink w:anchor="_Toc122478034" w:history="1">
                <w:r w:rsidRPr="00E5772F">
                  <w:rPr>
                    <w:rStyle w:val="Hyperlink"/>
                    <w:rFonts w:cs="Times New Roman"/>
                    <w:b/>
                    <w:bCs/>
                    <w:noProof/>
                  </w:rPr>
                  <w:t>V</w:t>
                </w:r>
                <w:r w:rsidRPr="00E5772F">
                  <w:rPr>
                    <w:rStyle w:val="Hyperlink"/>
                    <w:rFonts w:cs="Times New Roman"/>
                    <w:b/>
                    <w:bCs/>
                    <w:noProof/>
                    <w:lang w:val="vi-VN"/>
                  </w:rPr>
                  <w:t>.Kết luận</w:t>
                </w:r>
                <w:r>
                  <w:rPr>
                    <w:noProof/>
                    <w:webHidden/>
                  </w:rPr>
                  <w:tab/>
                </w:r>
                <w:r>
                  <w:rPr>
                    <w:noProof/>
                    <w:webHidden/>
                  </w:rPr>
                  <w:fldChar w:fldCharType="begin"/>
                </w:r>
                <w:r>
                  <w:rPr>
                    <w:noProof/>
                    <w:webHidden/>
                  </w:rPr>
                  <w:instrText xml:space="preserve"> PAGEREF _Toc122478034 \h </w:instrText>
                </w:r>
                <w:r>
                  <w:rPr>
                    <w:noProof/>
                    <w:webHidden/>
                  </w:rPr>
                </w:r>
                <w:r>
                  <w:rPr>
                    <w:noProof/>
                    <w:webHidden/>
                  </w:rPr>
                  <w:fldChar w:fldCharType="separate"/>
                </w:r>
                <w:r>
                  <w:rPr>
                    <w:noProof/>
                    <w:webHidden/>
                  </w:rPr>
                  <w:t>54</w:t>
                </w:r>
                <w:r>
                  <w:rPr>
                    <w:noProof/>
                    <w:webHidden/>
                  </w:rPr>
                  <w:fldChar w:fldCharType="end"/>
                </w:r>
              </w:hyperlink>
            </w:p>
            <w:p w14:paraId="1171C63D" w14:textId="6D08D782" w:rsidR="00203C20" w:rsidRDefault="00203C20">
              <w:pPr>
                <w:pStyle w:val="TOC2"/>
                <w:tabs>
                  <w:tab w:val="left" w:pos="880"/>
                  <w:tab w:val="right" w:leader="dot" w:pos="9678"/>
                </w:tabs>
                <w:rPr>
                  <w:rFonts w:asciiTheme="minorHAnsi" w:eastAsiaTheme="minorEastAsia" w:hAnsiTheme="minorHAnsi"/>
                  <w:noProof/>
                  <w:sz w:val="22"/>
                </w:rPr>
              </w:pPr>
              <w:hyperlink w:anchor="_Toc122478035" w:history="1">
                <w:r w:rsidRPr="00E5772F">
                  <w:rPr>
                    <w:rStyle w:val="Hyperlink"/>
                    <w:rFonts w:cs="Times New Roman"/>
                    <w:noProof/>
                  </w:rPr>
                  <w:t>5.</w:t>
                </w:r>
                <w:r w:rsidRPr="00E5772F">
                  <w:rPr>
                    <w:rStyle w:val="Hyperlink"/>
                    <w:rFonts w:cs="Times New Roman"/>
                    <w:noProof/>
                    <w:lang w:val="vi-VN"/>
                  </w:rPr>
                  <w:t>1</w:t>
                </w:r>
                <w:r>
                  <w:rPr>
                    <w:rFonts w:asciiTheme="minorHAnsi" w:eastAsiaTheme="minorEastAsia" w:hAnsiTheme="minorHAnsi"/>
                    <w:noProof/>
                    <w:sz w:val="22"/>
                  </w:rPr>
                  <w:tab/>
                </w:r>
                <w:r w:rsidRPr="00E5772F">
                  <w:rPr>
                    <w:rStyle w:val="Hyperlink"/>
                    <w:rFonts w:cs="Times New Roman"/>
                    <w:noProof/>
                    <w:lang w:val="vi-VN"/>
                  </w:rPr>
                  <w:t>Ưu điểm</w:t>
                </w:r>
                <w:r>
                  <w:rPr>
                    <w:noProof/>
                    <w:webHidden/>
                  </w:rPr>
                  <w:tab/>
                </w:r>
                <w:r>
                  <w:rPr>
                    <w:noProof/>
                    <w:webHidden/>
                  </w:rPr>
                  <w:fldChar w:fldCharType="begin"/>
                </w:r>
                <w:r>
                  <w:rPr>
                    <w:noProof/>
                    <w:webHidden/>
                  </w:rPr>
                  <w:instrText xml:space="preserve"> PAGEREF _Toc122478035 \h </w:instrText>
                </w:r>
                <w:r>
                  <w:rPr>
                    <w:noProof/>
                    <w:webHidden/>
                  </w:rPr>
                </w:r>
                <w:r>
                  <w:rPr>
                    <w:noProof/>
                    <w:webHidden/>
                  </w:rPr>
                  <w:fldChar w:fldCharType="separate"/>
                </w:r>
                <w:r>
                  <w:rPr>
                    <w:noProof/>
                    <w:webHidden/>
                  </w:rPr>
                  <w:t>54</w:t>
                </w:r>
                <w:r>
                  <w:rPr>
                    <w:noProof/>
                    <w:webHidden/>
                  </w:rPr>
                  <w:fldChar w:fldCharType="end"/>
                </w:r>
              </w:hyperlink>
            </w:p>
            <w:p w14:paraId="54CEC1BD" w14:textId="65A43B30" w:rsidR="00203C20" w:rsidRDefault="00203C20">
              <w:pPr>
                <w:pStyle w:val="TOC2"/>
                <w:tabs>
                  <w:tab w:val="left" w:pos="880"/>
                  <w:tab w:val="right" w:leader="dot" w:pos="9678"/>
                </w:tabs>
                <w:rPr>
                  <w:rFonts w:asciiTheme="minorHAnsi" w:eastAsiaTheme="minorEastAsia" w:hAnsiTheme="minorHAnsi"/>
                  <w:noProof/>
                  <w:sz w:val="22"/>
                </w:rPr>
              </w:pPr>
              <w:hyperlink w:anchor="_Toc122478036" w:history="1">
                <w:r w:rsidRPr="00E5772F">
                  <w:rPr>
                    <w:rStyle w:val="Hyperlink"/>
                    <w:rFonts w:cs="Times New Roman"/>
                    <w:noProof/>
                  </w:rPr>
                  <w:t>5.2</w:t>
                </w:r>
                <w:r w:rsidRPr="00E5772F">
                  <w:rPr>
                    <w:rStyle w:val="Hyperlink"/>
                    <w:rFonts w:cs="Times New Roman"/>
                    <w:noProof/>
                    <w:lang w:val="vi-VN"/>
                  </w:rPr>
                  <w:t xml:space="preserve"> </w:t>
                </w:r>
                <w:r>
                  <w:rPr>
                    <w:rFonts w:asciiTheme="minorHAnsi" w:eastAsiaTheme="minorEastAsia" w:hAnsiTheme="minorHAnsi"/>
                    <w:noProof/>
                    <w:sz w:val="22"/>
                  </w:rPr>
                  <w:tab/>
                </w:r>
                <w:r w:rsidRPr="00E5772F">
                  <w:rPr>
                    <w:rStyle w:val="Hyperlink"/>
                    <w:rFonts w:cs="Times New Roman"/>
                    <w:noProof/>
                    <w:lang w:val="vi-VN"/>
                  </w:rPr>
                  <w:t>Khuyết điểm</w:t>
                </w:r>
                <w:r>
                  <w:rPr>
                    <w:noProof/>
                    <w:webHidden/>
                  </w:rPr>
                  <w:tab/>
                </w:r>
                <w:r>
                  <w:rPr>
                    <w:noProof/>
                    <w:webHidden/>
                  </w:rPr>
                  <w:fldChar w:fldCharType="begin"/>
                </w:r>
                <w:r>
                  <w:rPr>
                    <w:noProof/>
                    <w:webHidden/>
                  </w:rPr>
                  <w:instrText xml:space="preserve"> PAGEREF _Toc122478036 \h </w:instrText>
                </w:r>
                <w:r>
                  <w:rPr>
                    <w:noProof/>
                    <w:webHidden/>
                  </w:rPr>
                </w:r>
                <w:r>
                  <w:rPr>
                    <w:noProof/>
                    <w:webHidden/>
                  </w:rPr>
                  <w:fldChar w:fldCharType="separate"/>
                </w:r>
                <w:r>
                  <w:rPr>
                    <w:noProof/>
                    <w:webHidden/>
                  </w:rPr>
                  <w:t>54</w:t>
                </w:r>
                <w:r>
                  <w:rPr>
                    <w:noProof/>
                    <w:webHidden/>
                  </w:rPr>
                  <w:fldChar w:fldCharType="end"/>
                </w:r>
              </w:hyperlink>
            </w:p>
            <w:p w14:paraId="1AEB569D" w14:textId="730A385A" w:rsidR="00203C20" w:rsidRDefault="00203C20">
              <w:pPr>
                <w:pStyle w:val="TOC2"/>
                <w:tabs>
                  <w:tab w:val="left" w:pos="880"/>
                  <w:tab w:val="right" w:leader="dot" w:pos="9678"/>
                </w:tabs>
                <w:rPr>
                  <w:rFonts w:asciiTheme="minorHAnsi" w:eastAsiaTheme="minorEastAsia" w:hAnsiTheme="minorHAnsi"/>
                  <w:noProof/>
                  <w:sz w:val="22"/>
                </w:rPr>
              </w:pPr>
              <w:hyperlink w:anchor="_Toc122478037" w:history="1">
                <w:r w:rsidRPr="00E5772F">
                  <w:rPr>
                    <w:rStyle w:val="Hyperlink"/>
                    <w:rFonts w:cs="Times New Roman"/>
                    <w:noProof/>
                  </w:rPr>
                  <w:t>5.3</w:t>
                </w:r>
                <w:r w:rsidRPr="00E5772F">
                  <w:rPr>
                    <w:rStyle w:val="Hyperlink"/>
                    <w:rFonts w:cs="Times New Roman"/>
                    <w:noProof/>
                    <w:lang w:val="vi-VN"/>
                  </w:rPr>
                  <w:t xml:space="preserve"> </w:t>
                </w:r>
                <w:r>
                  <w:rPr>
                    <w:rFonts w:asciiTheme="minorHAnsi" w:eastAsiaTheme="minorEastAsia" w:hAnsiTheme="minorHAnsi"/>
                    <w:noProof/>
                    <w:sz w:val="22"/>
                  </w:rPr>
                  <w:tab/>
                </w:r>
                <w:r w:rsidRPr="00E5772F">
                  <w:rPr>
                    <w:rStyle w:val="Hyperlink"/>
                    <w:rFonts w:cs="Times New Roman"/>
                    <w:noProof/>
                    <w:lang w:val="vi-VN"/>
                  </w:rPr>
                  <w:t>Hướng phát triển</w:t>
                </w:r>
                <w:r>
                  <w:rPr>
                    <w:noProof/>
                    <w:webHidden/>
                  </w:rPr>
                  <w:tab/>
                </w:r>
                <w:r>
                  <w:rPr>
                    <w:noProof/>
                    <w:webHidden/>
                  </w:rPr>
                  <w:fldChar w:fldCharType="begin"/>
                </w:r>
                <w:r>
                  <w:rPr>
                    <w:noProof/>
                    <w:webHidden/>
                  </w:rPr>
                  <w:instrText xml:space="preserve"> PAGEREF _Toc122478037 \h </w:instrText>
                </w:r>
                <w:r>
                  <w:rPr>
                    <w:noProof/>
                    <w:webHidden/>
                  </w:rPr>
                </w:r>
                <w:r>
                  <w:rPr>
                    <w:noProof/>
                    <w:webHidden/>
                  </w:rPr>
                  <w:fldChar w:fldCharType="separate"/>
                </w:r>
                <w:r>
                  <w:rPr>
                    <w:noProof/>
                    <w:webHidden/>
                  </w:rPr>
                  <w:t>54</w:t>
                </w:r>
                <w:r>
                  <w:rPr>
                    <w:noProof/>
                    <w:webHidden/>
                  </w:rPr>
                  <w:fldChar w:fldCharType="end"/>
                </w:r>
              </w:hyperlink>
            </w:p>
            <w:p w14:paraId="51668E8A" w14:textId="7543D82B" w:rsidR="00203C20" w:rsidRDefault="00203C20">
              <w:pPr>
                <w:pStyle w:val="TOC1"/>
                <w:tabs>
                  <w:tab w:val="right" w:leader="dot" w:pos="9678"/>
                </w:tabs>
                <w:rPr>
                  <w:rFonts w:asciiTheme="minorHAnsi" w:eastAsiaTheme="minorEastAsia" w:hAnsiTheme="minorHAnsi"/>
                  <w:noProof/>
                  <w:sz w:val="22"/>
                </w:rPr>
              </w:pPr>
              <w:hyperlink w:anchor="_Toc122478038" w:history="1">
                <w:r w:rsidRPr="00E5772F">
                  <w:rPr>
                    <w:rStyle w:val="Hyperlink"/>
                    <w:rFonts w:cs="Times New Roman"/>
                    <w:b/>
                    <w:bCs/>
                    <w:noProof/>
                    <w:lang w:val="vi-VN"/>
                  </w:rPr>
                  <w:t>VI.Tài liệu tham khảo</w:t>
                </w:r>
                <w:r>
                  <w:rPr>
                    <w:noProof/>
                    <w:webHidden/>
                  </w:rPr>
                  <w:tab/>
                </w:r>
                <w:r>
                  <w:rPr>
                    <w:noProof/>
                    <w:webHidden/>
                  </w:rPr>
                  <w:fldChar w:fldCharType="begin"/>
                </w:r>
                <w:r>
                  <w:rPr>
                    <w:noProof/>
                    <w:webHidden/>
                  </w:rPr>
                  <w:instrText xml:space="preserve"> PAGEREF _Toc122478038 \h </w:instrText>
                </w:r>
                <w:r>
                  <w:rPr>
                    <w:noProof/>
                    <w:webHidden/>
                  </w:rPr>
                </w:r>
                <w:r>
                  <w:rPr>
                    <w:noProof/>
                    <w:webHidden/>
                  </w:rPr>
                  <w:fldChar w:fldCharType="separate"/>
                </w:r>
                <w:r>
                  <w:rPr>
                    <w:noProof/>
                    <w:webHidden/>
                  </w:rPr>
                  <w:t>55</w:t>
                </w:r>
                <w:r>
                  <w:rPr>
                    <w:noProof/>
                    <w:webHidden/>
                  </w:rPr>
                  <w:fldChar w:fldCharType="end"/>
                </w:r>
              </w:hyperlink>
            </w:p>
            <w:p w14:paraId="6677253D" w14:textId="30D330E6" w:rsidR="00203C20" w:rsidRDefault="00203C20">
              <w:pPr>
                <w:pStyle w:val="TOC1"/>
                <w:tabs>
                  <w:tab w:val="right" w:leader="dot" w:pos="9678"/>
                </w:tabs>
                <w:rPr>
                  <w:rFonts w:asciiTheme="minorHAnsi" w:eastAsiaTheme="minorEastAsia" w:hAnsiTheme="minorHAnsi"/>
                  <w:noProof/>
                  <w:sz w:val="22"/>
                </w:rPr>
              </w:pPr>
              <w:hyperlink w:anchor="_Toc122478039" w:history="1">
                <w:r w:rsidRPr="00E5772F">
                  <w:rPr>
                    <w:rStyle w:val="Hyperlink"/>
                    <w:rFonts w:cs="Times New Roman"/>
                    <w:b/>
                    <w:bCs/>
                    <w:noProof/>
                  </w:rPr>
                  <w:t>HẾT.</w:t>
                </w:r>
                <w:r>
                  <w:rPr>
                    <w:noProof/>
                    <w:webHidden/>
                  </w:rPr>
                  <w:tab/>
                </w:r>
                <w:r>
                  <w:rPr>
                    <w:noProof/>
                    <w:webHidden/>
                  </w:rPr>
                  <w:fldChar w:fldCharType="begin"/>
                </w:r>
                <w:r>
                  <w:rPr>
                    <w:noProof/>
                    <w:webHidden/>
                  </w:rPr>
                  <w:instrText xml:space="preserve"> PAGEREF _Toc122478039 \h </w:instrText>
                </w:r>
                <w:r>
                  <w:rPr>
                    <w:noProof/>
                    <w:webHidden/>
                  </w:rPr>
                </w:r>
                <w:r>
                  <w:rPr>
                    <w:noProof/>
                    <w:webHidden/>
                  </w:rPr>
                  <w:fldChar w:fldCharType="separate"/>
                </w:r>
                <w:r>
                  <w:rPr>
                    <w:noProof/>
                    <w:webHidden/>
                  </w:rPr>
                  <w:t>55</w:t>
                </w:r>
                <w:r>
                  <w:rPr>
                    <w:noProof/>
                    <w:webHidden/>
                  </w:rPr>
                  <w:fldChar w:fldCharType="end"/>
                </w:r>
              </w:hyperlink>
            </w:p>
            <w:p w14:paraId="7234B82C" w14:textId="03DC7E97" w:rsidR="00205FE0" w:rsidRDefault="00AD51F5" w:rsidP="009F2D87">
              <w:pPr>
                <w:spacing w:line="360" w:lineRule="auto"/>
                <w:rPr>
                  <w:rFonts w:cs="Times New Roman"/>
                  <w:b/>
                  <w:bCs/>
                  <w:noProof/>
                </w:rPr>
              </w:pPr>
              <w:r w:rsidRPr="009F2D87">
                <w:rPr>
                  <w:rFonts w:cs="Times New Roman"/>
                  <w:b/>
                  <w:bCs/>
                  <w:noProof/>
                </w:rPr>
                <w:fldChar w:fldCharType="end"/>
              </w:r>
            </w:p>
          </w:sdtContent>
        </w:sdt>
        <w:p w14:paraId="70ED0959" w14:textId="24051649" w:rsidR="00181D3F" w:rsidRPr="009F2D87" w:rsidRDefault="003F01C0" w:rsidP="009F2D87">
          <w:pPr>
            <w:spacing w:line="360" w:lineRule="auto"/>
            <w:rPr>
              <w:rFonts w:cs="Times New Roman"/>
            </w:rPr>
          </w:pPr>
          <w:r w:rsidRPr="009F2D87">
            <w:rPr>
              <w:rFonts w:cs="Times New Roman"/>
            </w:rPr>
            <w:br w:type="page"/>
          </w:r>
        </w:p>
      </w:sdtContent>
    </w:sdt>
    <w:bookmarkStart w:id="0" w:name="_Toc104638777" w:displacedByCustomXml="prev"/>
    <w:p w14:paraId="212A5001" w14:textId="090A7311" w:rsidR="00181D3F" w:rsidRPr="009F2D87" w:rsidRDefault="00181D3F" w:rsidP="009F2D87">
      <w:pPr>
        <w:pStyle w:val="Heading1"/>
        <w:spacing w:line="360" w:lineRule="auto"/>
        <w:jc w:val="center"/>
        <w:rPr>
          <w:rFonts w:ascii="Times New Roman" w:hAnsi="Times New Roman" w:cs="Times New Roman"/>
          <w:b/>
          <w:bCs/>
          <w:sz w:val="36"/>
          <w:szCs w:val="36"/>
        </w:rPr>
      </w:pPr>
      <w:bookmarkStart w:id="1" w:name="_Toc122478009"/>
      <w:r w:rsidRPr="009F2D87">
        <w:rPr>
          <w:rFonts w:ascii="Times New Roman" w:hAnsi="Times New Roman" w:cs="Times New Roman"/>
          <w:b/>
          <w:bCs/>
          <w:sz w:val="36"/>
          <w:szCs w:val="36"/>
        </w:rPr>
        <w:lastRenderedPageBreak/>
        <w:t>LỜI CẢM ƠN</w:t>
      </w:r>
      <w:bookmarkEnd w:id="0"/>
      <w:bookmarkEnd w:id="1"/>
    </w:p>
    <w:p w14:paraId="6F4BF693" w14:textId="6236830A" w:rsidR="00181D3F" w:rsidRPr="009F2D87" w:rsidRDefault="00181D3F" w:rsidP="009F2D87">
      <w:pPr>
        <w:spacing w:line="360" w:lineRule="auto"/>
        <w:ind w:firstLine="567"/>
        <w:rPr>
          <w:rFonts w:cs="Times New Roman"/>
          <w:szCs w:val="26"/>
        </w:rPr>
      </w:pPr>
      <w:r w:rsidRPr="009F2D87">
        <w:rPr>
          <w:rFonts w:cs="Times New Roman"/>
          <w:szCs w:val="26"/>
        </w:rPr>
        <w:t>Trên thực tế không có sự thành công nào mà không gắn liền với những sự hỗ trợ, giúp đỡ dù ít hay nhiều, dù trực tiếp hay gián tiếp của người khác. Với lòng biết ơn sâu sắc nhất, đầu tiên em xin gửi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503F58CB" w14:textId="1E6ADF58" w:rsidR="00181D3F" w:rsidRPr="009F2D87" w:rsidRDefault="00181D3F" w:rsidP="009F2D87">
      <w:pPr>
        <w:spacing w:line="360" w:lineRule="auto"/>
        <w:ind w:firstLine="567"/>
        <w:rPr>
          <w:rFonts w:cs="Times New Roman"/>
          <w:szCs w:val="26"/>
        </w:rPr>
      </w:pPr>
      <w:r w:rsidRPr="009F2D87">
        <w:rPr>
          <w:rFonts w:cs="Times New Roman"/>
          <w:szCs w:val="26"/>
        </w:rPr>
        <w:t xml:space="preserve">Đặc biệt nhóm chúng em xin gửi lời cảm ơn chân thành tới </w:t>
      </w:r>
      <w:r w:rsidR="00A047F0" w:rsidRPr="009F2D87">
        <w:rPr>
          <w:rFonts w:cs="Times New Roman"/>
          <w:szCs w:val="26"/>
        </w:rPr>
        <w:t xml:space="preserve">thầy Nguyễn Hồ Duy Tri </w:t>
      </w:r>
      <w:r w:rsidRPr="009F2D87">
        <w:rPr>
          <w:rFonts w:cs="Times New Roman"/>
          <w:szCs w:val="26"/>
        </w:rPr>
        <w:t xml:space="preserve"> – giảng viên</w:t>
      </w:r>
      <w:r w:rsidR="00A047F0" w:rsidRPr="009F2D87">
        <w:rPr>
          <w:rFonts w:cs="Times New Roman"/>
          <w:szCs w:val="26"/>
        </w:rPr>
        <w:t xml:space="preserve"> lý thuyết và thực hành</w:t>
      </w:r>
      <w:r w:rsidRPr="009F2D87">
        <w:rPr>
          <w:rFonts w:cs="Times New Roman"/>
          <w:szCs w:val="26"/>
        </w:rPr>
        <w:t xml:space="preserve"> môn </w:t>
      </w:r>
      <w:r w:rsidR="00A047F0" w:rsidRPr="009F2D87">
        <w:rPr>
          <w:rFonts w:cs="Times New Roman"/>
          <w:szCs w:val="26"/>
        </w:rPr>
        <w:t>Dữ liệu lớn</w:t>
      </w:r>
      <w:r w:rsidRPr="009F2D87">
        <w:rPr>
          <w:rFonts w:cs="Times New Roman"/>
          <w:szCs w:val="26"/>
        </w:rPr>
        <w:t xml:space="preserve"> đã tận tình giúp đỡ, trực tiếp chỉ bảo, hướng dẫn em trong suốt quá trình làm đề tài. Nhờ đó, </w:t>
      </w:r>
      <w:r w:rsidR="00A047F0" w:rsidRPr="009F2D87">
        <w:rPr>
          <w:rFonts w:cs="Times New Roman"/>
          <w:szCs w:val="26"/>
        </w:rPr>
        <w:t>chúng em</w:t>
      </w:r>
      <w:r w:rsidRPr="009F2D87">
        <w:rPr>
          <w:rFonts w:cs="Times New Roman"/>
          <w:szCs w:val="26"/>
        </w:rPr>
        <w:t xml:space="preserve"> đã tiếp thu được nhiều kiến thức bổ ích trong việc vận dụng cũng như kỹ năng làm đề tài. Nếu không có những lời hướng dẫn, dạy bảo của </w:t>
      </w:r>
      <w:r w:rsidR="00A047F0" w:rsidRPr="009F2D87">
        <w:rPr>
          <w:rFonts w:cs="Times New Roman"/>
          <w:szCs w:val="26"/>
        </w:rPr>
        <w:t xml:space="preserve">thầy </w:t>
      </w:r>
      <w:r w:rsidRPr="009F2D87">
        <w:rPr>
          <w:rFonts w:cs="Times New Roman"/>
          <w:szCs w:val="26"/>
        </w:rPr>
        <w:t xml:space="preserve">thì em nghĩ đề tài này của </w:t>
      </w:r>
      <w:r w:rsidR="00A047F0" w:rsidRPr="009F2D87">
        <w:rPr>
          <w:rFonts w:cs="Times New Roman"/>
          <w:szCs w:val="26"/>
        </w:rPr>
        <w:t>nhóm</w:t>
      </w:r>
      <w:r w:rsidRPr="009F2D87">
        <w:rPr>
          <w:rFonts w:cs="Times New Roman"/>
          <w:szCs w:val="26"/>
        </w:rPr>
        <w:t xml:space="preserve"> rất khó có thể hoàn thiện được. Một lần nữa, em xin chân thành cảm ơn </w:t>
      </w:r>
      <w:r w:rsidR="00A047F0" w:rsidRPr="009F2D87">
        <w:rPr>
          <w:rFonts w:cs="Times New Roman"/>
          <w:szCs w:val="26"/>
        </w:rPr>
        <w:t>thầy</w:t>
      </w:r>
      <w:r w:rsidRPr="009F2D87">
        <w:rPr>
          <w:rFonts w:cs="Times New Roman"/>
          <w:szCs w:val="26"/>
        </w:rPr>
        <w:t>.</w:t>
      </w:r>
    </w:p>
    <w:p w14:paraId="293E3319" w14:textId="019300F5" w:rsidR="00181D3F" w:rsidRPr="009F2D87" w:rsidRDefault="00181D3F" w:rsidP="009F2D87">
      <w:pPr>
        <w:spacing w:line="360" w:lineRule="auto"/>
        <w:ind w:firstLine="567"/>
        <w:rPr>
          <w:rFonts w:cs="Times New Roman"/>
          <w:szCs w:val="26"/>
        </w:rPr>
      </w:pPr>
      <w:r w:rsidRPr="009F2D87">
        <w:rPr>
          <w:rFonts w:cs="Times New Roman"/>
          <w:szCs w:val="26"/>
        </w:rPr>
        <w:t xml:space="preserve">Cuối cùng, </w:t>
      </w:r>
      <w:r w:rsidR="00A047F0" w:rsidRPr="009F2D87">
        <w:rPr>
          <w:rFonts w:cs="Times New Roman"/>
          <w:szCs w:val="26"/>
        </w:rPr>
        <w:t>các thành viên trong nhóm</w:t>
      </w:r>
      <w:r w:rsidRPr="009F2D87">
        <w:rPr>
          <w:rFonts w:cs="Times New Roman"/>
          <w:szCs w:val="26"/>
        </w:rPr>
        <w:t xml:space="preserve"> đã làm việc hết công suất để hoàn thành tốt đề tài của mình. Xin chân thành cảm ơn!</w:t>
      </w:r>
    </w:p>
    <w:p w14:paraId="523B0745" w14:textId="77777777" w:rsidR="00181D3F" w:rsidRPr="009F2D87" w:rsidRDefault="00181D3F" w:rsidP="009F2D87">
      <w:pPr>
        <w:spacing w:line="360" w:lineRule="auto"/>
        <w:rPr>
          <w:rFonts w:cs="Times New Roman"/>
          <w:szCs w:val="26"/>
        </w:rPr>
      </w:pPr>
      <w:r w:rsidRPr="009F2D87">
        <w:rPr>
          <w:rFonts w:cs="Times New Roman"/>
          <w:szCs w:val="26"/>
        </w:rPr>
        <w:br w:type="page"/>
      </w:r>
    </w:p>
    <w:p w14:paraId="3D92BCF4" w14:textId="77777777" w:rsidR="00181D3F" w:rsidRPr="009F2D87" w:rsidRDefault="00181D3F" w:rsidP="009F2D87">
      <w:pPr>
        <w:pStyle w:val="Heading1"/>
        <w:spacing w:line="360" w:lineRule="auto"/>
        <w:jc w:val="center"/>
        <w:rPr>
          <w:rFonts w:ascii="Times New Roman" w:hAnsi="Times New Roman" w:cs="Times New Roman"/>
          <w:b/>
          <w:bCs/>
          <w:sz w:val="36"/>
          <w:szCs w:val="36"/>
        </w:rPr>
      </w:pPr>
      <w:bookmarkStart w:id="2" w:name="_Toc99910545"/>
      <w:bookmarkStart w:id="3" w:name="_Toc102671616"/>
      <w:bookmarkStart w:id="4" w:name="_Toc104638778"/>
      <w:bookmarkStart w:id="5" w:name="_Hlk117591089"/>
      <w:bookmarkStart w:id="6" w:name="_Toc122478010"/>
      <w:r w:rsidRPr="009F2D87">
        <w:rPr>
          <w:rFonts w:ascii="Times New Roman" w:hAnsi="Times New Roman" w:cs="Times New Roman"/>
          <w:b/>
          <w:bCs/>
          <w:sz w:val="36"/>
          <w:szCs w:val="36"/>
        </w:rPr>
        <w:lastRenderedPageBreak/>
        <w:t>NHẬN XÉT CỦA GIẢNG VIÊN</w:t>
      </w:r>
      <w:bookmarkEnd w:id="2"/>
      <w:bookmarkEnd w:id="3"/>
      <w:bookmarkEnd w:id="4"/>
      <w:bookmarkEnd w:id="6"/>
    </w:p>
    <w:p w14:paraId="4167C325" w14:textId="7BB62622" w:rsidR="00181D3F" w:rsidRPr="009F2D87" w:rsidRDefault="00181D3F" w:rsidP="009F2D87">
      <w:pPr>
        <w:pStyle w:val="NoSpacing"/>
        <w:tabs>
          <w:tab w:val="left" w:leader="dot" w:pos="9072"/>
        </w:tabs>
        <w:spacing w:line="360" w:lineRule="auto"/>
        <w:rPr>
          <w:rFonts w:ascii="Times New Roman" w:hAnsi="Times New Roman" w:cs="Times New Roman"/>
        </w:rPr>
      </w:pP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p>
    <w:p w14:paraId="15E1EBE0" w14:textId="05BF6B8D" w:rsidR="004557A9" w:rsidRPr="009F2D87" w:rsidRDefault="004557A9" w:rsidP="009F2D87">
      <w:pPr>
        <w:pStyle w:val="NoSpacing"/>
        <w:tabs>
          <w:tab w:val="left" w:leader="dot" w:pos="9072"/>
        </w:tabs>
        <w:spacing w:line="360" w:lineRule="auto"/>
        <w:rPr>
          <w:rFonts w:ascii="Times New Roman" w:hAnsi="Times New Roman" w:cs="Times New Roman"/>
        </w:rPr>
      </w:pP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r w:rsidRPr="009F2D87">
        <w:rPr>
          <w:rFonts w:ascii="Times New Roman" w:hAnsi="Times New Roman" w:cs="Times New Roman"/>
        </w:rPr>
        <w:tab/>
      </w:r>
    </w:p>
    <w:p w14:paraId="1B8DA3D1" w14:textId="77777777" w:rsidR="004557A9" w:rsidRPr="009F2D87" w:rsidRDefault="004557A9" w:rsidP="009F2D87">
      <w:pPr>
        <w:pStyle w:val="NoSpacing"/>
        <w:tabs>
          <w:tab w:val="left" w:leader="dot" w:pos="9072"/>
        </w:tabs>
        <w:spacing w:line="360" w:lineRule="auto"/>
        <w:rPr>
          <w:rFonts w:ascii="Times New Roman" w:hAnsi="Times New Roman" w:cs="Times New Roman"/>
        </w:rPr>
      </w:pPr>
    </w:p>
    <w:p w14:paraId="3A436A50" w14:textId="52789E6E" w:rsidR="004557A9" w:rsidRPr="009F2D87" w:rsidRDefault="004557A9" w:rsidP="00730E64">
      <w:pPr>
        <w:pStyle w:val="Heading1"/>
        <w:numPr>
          <w:ilvl w:val="0"/>
          <w:numId w:val="40"/>
        </w:numPr>
        <w:ind w:left="0" w:firstLine="0"/>
        <w:jc w:val="center"/>
        <w:rPr>
          <w:rFonts w:ascii="Times New Roman" w:hAnsi="Times New Roman" w:cs="Times New Roman"/>
          <w:b/>
          <w:bCs/>
          <w:sz w:val="40"/>
          <w:szCs w:val="40"/>
        </w:rPr>
      </w:pPr>
      <w:bookmarkStart w:id="7" w:name="_Toc90849284"/>
      <w:bookmarkStart w:id="8" w:name="_Toc122478011"/>
      <w:bookmarkEnd w:id="5"/>
      <w:r w:rsidRPr="009F2D87">
        <w:rPr>
          <w:rFonts w:ascii="Times New Roman" w:hAnsi="Times New Roman" w:cs="Times New Roman"/>
          <w:b/>
          <w:bCs/>
          <w:sz w:val="40"/>
          <w:szCs w:val="40"/>
        </w:rPr>
        <w:lastRenderedPageBreak/>
        <w:t>TỔNG QUAN</w:t>
      </w:r>
      <w:bookmarkEnd w:id="7"/>
      <w:r w:rsidR="00A047F0" w:rsidRPr="009F2D87">
        <w:rPr>
          <w:rFonts w:ascii="Times New Roman" w:hAnsi="Times New Roman" w:cs="Times New Roman"/>
          <w:b/>
          <w:bCs/>
          <w:sz w:val="40"/>
          <w:szCs w:val="40"/>
        </w:rPr>
        <w:t xml:space="preserve"> ĐỀ TÀI</w:t>
      </w:r>
      <w:bookmarkEnd w:id="8"/>
    </w:p>
    <w:p w14:paraId="07638690" w14:textId="28DF3CE1" w:rsidR="00741F0A" w:rsidRPr="00586FDD" w:rsidRDefault="00C81776" w:rsidP="00F42036">
      <w:pPr>
        <w:pStyle w:val="Heading2"/>
        <w:spacing w:line="360" w:lineRule="auto"/>
        <w:ind w:left="567"/>
        <w:rPr>
          <w:rFonts w:cs="Times New Roman"/>
          <w:color w:val="4472C4" w:themeColor="accent1"/>
          <w:sz w:val="30"/>
          <w:szCs w:val="30"/>
        </w:rPr>
      </w:pPr>
      <w:bookmarkStart w:id="9" w:name="_Toc122478012"/>
      <w:r w:rsidRPr="00586FDD">
        <w:rPr>
          <w:rFonts w:cs="Times New Roman"/>
          <w:color w:val="4472C4" w:themeColor="accent1"/>
          <w:sz w:val="30"/>
          <w:szCs w:val="30"/>
        </w:rPr>
        <w:t>Lý do chọn đề tài</w:t>
      </w:r>
      <w:bookmarkEnd w:id="9"/>
    </w:p>
    <w:p w14:paraId="27C6CFF4" w14:textId="067D8665" w:rsidR="00741F0A" w:rsidRPr="009F2D87" w:rsidRDefault="00741F0A" w:rsidP="009F2D87">
      <w:pPr>
        <w:spacing w:line="360" w:lineRule="auto"/>
        <w:ind w:firstLine="567"/>
        <w:rPr>
          <w:rFonts w:cs="Times New Roman"/>
          <w:szCs w:val="26"/>
        </w:rPr>
      </w:pPr>
      <w:r w:rsidRPr="009F2D87">
        <w:rPr>
          <w:rFonts w:cs="Times New Roman"/>
          <w:szCs w:val="26"/>
        </w:rPr>
        <w:t>Khủng bố là hoạt động phá hoại, đe dọa bằng lời nói, hình ảnh hoặc video giết người do cá nhân hoặc tổ chức thực hiện làm thiệt mạng người, đặc biệt là thường dân, hoặc gây tổn thất cho xã hội và cộng đồng để tác động vào tâm lý đối phương gây hoang mang khiếp sợ, nhằm mục đích chính trị hoặc tôn giáo. Một đặc tính thống nhất của khủng bố là việc sử dụng bừa bãi bạo lực đối với những người không có khả năng chống cự với mục đích là sự nổi tiếng cho một nhóm, một phong trào, một cá nhân hoặc gây áp lực lên đối thủ chính trị buộc họ phải chấp nhận một giải pháp chính trị có lợi cho mình. Các tổ chức khủng bố có thể khai thác nỗi sợ hãi của con người để hỗ trợ đạt được những mục tiêu này. Đối tượng bị khủng bố gây thiệt hại có thể là tính mạng, sức khỏe, danh dự nhân phẩm, tài sản (của cá nhân, tổ chức hay của nhà nước) hoặc sự vững mạnh của một chính quyền nhà nước.</w:t>
      </w:r>
    </w:p>
    <w:p w14:paraId="7691012E" w14:textId="6DD01EB0" w:rsidR="004557A9" w:rsidRPr="009F2D87" w:rsidRDefault="00741F0A" w:rsidP="009F2D87">
      <w:pPr>
        <w:spacing w:line="360" w:lineRule="auto"/>
        <w:ind w:firstLine="567"/>
        <w:rPr>
          <w:rFonts w:cs="Times New Roman"/>
          <w:szCs w:val="26"/>
        </w:rPr>
      </w:pPr>
      <w:r w:rsidRPr="009F2D87">
        <w:rPr>
          <w:rFonts w:cs="Times New Roman"/>
          <w:szCs w:val="26"/>
        </w:rPr>
        <w:t>Khủng bố là mối quan tâm lớn đối với các quốc gia trên toàn thế giới, vì nó thường báo hiệu mở đầu cho chiến tranh và dân thường bị mắc kẹt trong cuộc chiến. Chúng ta không thể thay đổi thực tế mà chúng ta không hiểu đầy đủ, vì vậy đây là một số dữ liệu liên quan về chủ đề này</w:t>
      </w:r>
      <w:r w:rsidR="00A047F0" w:rsidRPr="009F2D87">
        <w:rPr>
          <w:rFonts w:cs="Times New Roman"/>
          <w:szCs w:val="26"/>
        </w:rPr>
        <w:t xml:space="preserve"> Nhận thấy tầm quan trọng ấy, nhóm tập trung nghiên cứu ứng dụng giải thuật K-Means để phân cụm những </w:t>
      </w:r>
      <w:r w:rsidR="00C81776" w:rsidRPr="009F2D87">
        <w:rPr>
          <w:rFonts w:cs="Times New Roman"/>
          <w:szCs w:val="26"/>
        </w:rPr>
        <w:t>cuộc</w:t>
      </w:r>
      <w:r w:rsidR="00316C9F" w:rsidRPr="009F2D87">
        <w:rPr>
          <w:rFonts w:cs="Times New Roman"/>
          <w:szCs w:val="26"/>
        </w:rPr>
        <w:t xml:space="preserve"> tấn công ở các thành phố trong quốc gia</w:t>
      </w:r>
      <w:r w:rsidR="00B17ECE" w:rsidRPr="009F2D87">
        <w:rPr>
          <w:rFonts w:cs="Times New Roman"/>
          <w:szCs w:val="26"/>
        </w:rPr>
        <w:t xml:space="preserve"> United States</w:t>
      </w:r>
      <w:r w:rsidR="00C81776" w:rsidRPr="009F2D87">
        <w:rPr>
          <w:rFonts w:cs="Times New Roman"/>
          <w:szCs w:val="26"/>
        </w:rPr>
        <w:t xml:space="preserve"> từ đó đề ra những chiến lược phù hợp giúp chống lại những cuộc khủng bố, góp phần mang lại</w:t>
      </w:r>
      <w:r w:rsidR="00A047F0" w:rsidRPr="009F2D87">
        <w:rPr>
          <w:rFonts w:cs="Times New Roman"/>
          <w:szCs w:val="26"/>
        </w:rPr>
        <w:t xml:space="preserve"> </w:t>
      </w:r>
      <w:r w:rsidR="00C81776" w:rsidRPr="009F2D87">
        <w:rPr>
          <w:rFonts w:cs="Times New Roman"/>
          <w:szCs w:val="26"/>
        </w:rPr>
        <w:t>an toàn cho người dân và xã hội.</w:t>
      </w:r>
      <w:r w:rsidRPr="009F2D87">
        <w:rPr>
          <w:rFonts w:eastAsia="Times New Roman" w:cs="Times New Roman"/>
          <w:szCs w:val="26"/>
        </w:rPr>
        <w:tab/>
      </w:r>
    </w:p>
    <w:p w14:paraId="0031613F" w14:textId="22F8D80D" w:rsidR="004557A9" w:rsidRPr="00586FDD" w:rsidRDefault="004557A9" w:rsidP="009F2D87">
      <w:pPr>
        <w:pStyle w:val="Heading2"/>
        <w:spacing w:line="360" w:lineRule="auto"/>
        <w:rPr>
          <w:rFonts w:cs="Times New Roman"/>
          <w:color w:val="4472C4" w:themeColor="accent1"/>
          <w:sz w:val="30"/>
          <w:szCs w:val="30"/>
        </w:rPr>
      </w:pPr>
      <w:bookmarkStart w:id="10" w:name="_Toc90849287"/>
      <w:bookmarkStart w:id="11" w:name="_Toc122478013"/>
      <w:r w:rsidRPr="00586FDD">
        <w:rPr>
          <w:rFonts w:cs="Times New Roman"/>
          <w:color w:val="4472C4" w:themeColor="accent1"/>
          <w:sz w:val="30"/>
          <w:szCs w:val="30"/>
        </w:rPr>
        <w:t>Mô tả dữ liệu</w:t>
      </w:r>
      <w:bookmarkEnd w:id="10"/>
      <w:bookmarkEnd w:id="11"/>
    </w:p>
    <w:p w14:paraId="016C7021" w14:textId="295FE51A" w:rsidR="00782A52" w:rsidRPr="00214E60" w:rsidRDefault="004557A9" w:rsidP="00782A52">
      <w:pPr>
        <w:pStyle w:val="Heading3"/>
        <w:ind w:left="1134" w:hanging="850"/>
        <w:rPr>
          <w:rFonts w:cs="Times New Roman"/>
          <w:color w:val="2F5496" w:themeColor="accent1" w:themeShade="BF"/>
          <w:sz w:val="30"/>
          <w:szCs w:val="30"/>
        </w:rPr>
      </w:pPr>
      <w:bookmarkStart w:id="12" w:name="_Toc122478014"/>
      <w:r w:rsidRPr="00214E60">
        <w:rPr>
          <w:rFonts w:cs="Times New Roman"/>
          <w:color w:val="2F5496" w:themeColor="accent1" w:themeShade="BF"/>
          <w:sz w:val="30"/>
          <w:szCs w:val="30"/>
        </w:rPr>
        <w:t>Nguồn dữ liệu</w:t>
      </w:r>
      <w:bookmarkEnd w:id="12"/>
    </w:p>
    <w:p w14:paraId="0FEB3B97" w14:textId="3BE00C2A" w:rsidR="005E1950" w:rsidRDefault="00C81776" w:rsidP="00376F64">
      <w:pPr>
        <w:spacing w:line="360" w:lineRule="auto"/>
        <w:ind w:left="414" w:firstLine="720"/>
        <w:rPr>
          <w:rFonts w:cs="Times New Roman"/>
          <w:szCs w:val="26"/>
        </w:rPr>
      </w:pPr>
      <w:r w:rsidRPr="009F2D87">
        <w:rPr>
          <w:rFonts w:cs="Times New Roman"/>
          <w:szCs w:val="26"/>
        </w:rPr>
        <w:t>Tên dữ liệu:</w:t>
      </w:r>
      <w:r w:rsidR="00AC1244" w:rsidRPr="009F2D87">
        <w:rPr>
          <w:rFonts w:cs="Times New Roman"/>
        </w:rPr>
        <w:t xml:space="preserve"> </w:t>
      </w:r>
      <w:r w:rsidR="00AC1244" w:rsidRPr="009F2D87">
        <w:rPr>
          <w:rFonts w:cs="Times New Roman"/>
          <w:szCs w:val="26"/>
        </w:rPr>
        <w:t>Terrorism Data 1970to2017</w:t>
      </w:r>
    </w:p>
    <w:p w14:paraId="19ECA51E" w14:textId="147E6F4B" w:rsidR="00C81776" w:rsidRPr="009F2D87" w:rsidRDefault="00C81776" w:rsidP="00376F64">
      <w:pPr>
        <w:spacing w:line="360" w:lineRule="auto"/>
        <w:ind w:left="1006" w:firstLine="128"/>
        <w:rPr>
          <w:rFonts w:cs="Times New Roman"/>
          <w:szCs w:val="26"/>
        </w:rPr>
      </w:pPr>
      <w:r w:rsidRPr="009F2D87">
        <w:rPr>
          <w:rFonts w:cs="Times New Roman"/>
          <w:szCs w:val="26"/>
        </w:rPr>
        <w:t>Nguồn cung cấp:</w:t>
      </w:r>
      <w:r w:rsidR="006E6E2E" w:rsidRPr="009F2D87">
        <w:rPr>
          <w:rFonts w:cs="Times New Roman"/>
        </w:rPr>
        <w:t xml:space="preserve"> </w:t>
      </w:r>
      <w:r w:rsidR="006E6E2E" w:rsidRPr="009F2D87">
        <w:rPr>
          <w:rFonts w:cs="Times New Roman"/>
          <w:szCs w:val="26"/>
        </w:rPr>
        <w:t>Kaggle.com</w:t>
      </w:r>
    </w:p>
    <w:p w14:paraId="3CDA9BF6" w14:textId="0BD64BE1" w:rsidR="00C81776" w:rsidRPr="009F2D87" w:rsidRDefault="004557A9" w:rsidP="00376F64">
      <w:pPr>
        <w:spacing w:line="360" w:lineRule="auto"/>
        <w:ind w:left="736" w:firstLine="398"/>
        <w:rPr>
          <w:rStyle w:val="Hyperlink"/>
          <w:rFonts w:cs="Times New Roman"/>
          <w:szCs w:val="26"/>
        </w:rPr>
      </w:pPr>
      <w:r w:rsidRPr="009F2D87">
        <w:rPr>
          <w:rFonts w:cs="Times New Roman"/>
          <w:szCs w:val="26"/>
        </w:rPr>
        <w:t>Link dữ liệu:</w:t>
      </w:r>
      <w:r w:rsidRPr="00586FDD">
        <w:rPr>
          <w:rFonts w:cs="Times New Roman"/>
          <w:color w:val="4472C4" w:themeColor="accent1"/>
          <w:szCs w:val="26"/>
        </w:rPr>
        <w:t xml:space="preserve"> </w:t>
      </w:r>
      <w:hyperlink r:id="rId13" w:history="1">
        <w:r w:rsidR="00BB0D11" w:rsidRPr="00586FDD">
          <w:rPr>
            <w:rStyle w:val="Hyperlink"/>
            <w:rFonts w:cs="Times New Roman"/>
            <w:color w:val="4472C4" w:themeColor="accent1"/>
          </w:rPr>
          <w:t>Terrorism Data 1970to2017 | Kaggle</w:t>
        </w:r>
      </w:hyperlink>
    </w:p>
    <w:p w14:paraId="04B4C449" w14:textId="1D026028" w:rsidR="00C81776" w:rsidRPr="009F2D87" w:rsidRDefault="00C81776" w:rsidP="00376F64">
      <w:pPr>
        <w:spacing w:line="360" w:lineRule="auto"/>
        <w:ind w:left="864" w:firstLine="270"/>
        <w:rPr>
          <w:rFonts w:cs="Times New Roman"/>
          <w:szCs w:val="26"/>
        </w:rPr>
      </w:pPr>
      <w:r w:rsidRPr="009F2D87">
        <w:rPr>
          <w:rFonts w:cs="Times New Roman"/>
          <w:szCs w:val="26"/>
        </w:rPr>
        <w:t>Mô tả nguồn dữ liệu:</w:t>
      </w:r>
    </w:p>
    <w:p w14:paraId="791B2C50" w14:textId="5CB11D03" w:rsidR="00C81776" w:rsidRPr="009F2D87" w:rsidRDefault="00D73134" w:rsidP="00CC0D73">
      <w:pPr>
        <w:spacing w:line="360" w:lineRule="auto"/>
        <w:ind w:left="1134"/>
        <w:rPr>
          <w:rFonts w:cs="Times New Roman"/>
          <w:szCs w:val="26"/>
        </w:rPr>
      </w:pPr>
      <w:r w:rsidRPr="009F2D87">
        <w:rPr>
          <w:rFonts w:cs="Times New Roman"/>
          <w:szCs w:val="26"/>
        </w:rPr>
        <w:t xml:space="preserve">Đây là một cơ sở dữ liệu nguồn mở bao gồm thông tin về các cuộc tấn công khủng bố trên toàn thế giới từ năm 1970 đến năm 2017. Bộ dữ liệu này bao gồm </w:t>
      </w:r>
      <w:r w:rsidRPr="009F2D87">
        <w:rPr>
          <w:rFonts w:cs="Times New Roman"/>
          <w:szCs w:val="26"/>
        </w:rPr>
        <w:lastRenderedPageBreak/>
        <w:t>dữ liệu có hệ thống về các vụ khủng bố trong nước cũng như quốc tế đã xảy ra trong khoảng thời gian này.</w:t>
      </w:r>
    </w:p>
    <w:p w14:paraId="496132BA" w14:textId="2EFA2E0A" w:rsidR="004557A9" w:rsidRPr="00214E60" w:rsidRDefault="00C81776" w:rsidP="00CC0D73">
      <w:pPr>
        <w:pStyle w:val="Heading3"/>
        <w:spacing w:line="360" w:lineRule="auto"/>
        <w:ind w:left="1134" w:hanging="850"/>
        <w:rPr>
          <w:rFonts w:cs="Times New Roman"/>
          <w:color w:val="2F5496" w:themeColor="accent1" w:themeShade="BF"/>
          <w:sz w:val="30"/>
          <w:szCs w:val="30"/>
        </w:rPr>
      </w:pPr>
      <w:bookmarkStart w:id="13" w:name="_Toc122478015"/>
      <w:r w:rsidRPr="00214E60">
        <w:rPr>
          <w:rFonts w:cs="Times New Roman"/>
          <w:color w:val="2F5496" w:themeColor="accent1" w:themeShade="BF"/>
          <w:sz w:val="30"/>
          <w:szCs w:val="30"/>
        </w:rPr>
        <w:t>Các thuộc tính của tập dữ liệu</w:t>
      </w:r>
      <w:bookmarkEnd w:id="13"/>
    </w:p>
    <w:p w14:paraId="30E3EB0E" w14:textId="0CDF136F" w:rsidR="004557A9" w:rsidRPr="009F2D87" w:rsidRDefault="004557A9" w:rsidP="00CC0D73">
      <w:pPr>
        <w:spacing w:line="360" w:lineRule="auto"/>
        <w:ind w:left="1134" w:hanging="283"/>
        <w:rPr>
          <w:rFonts w:cs="Times New Roman"/>
          <w:color w:val="000000"/>
          <w:szCs w:val="26"/>
        </w:rPr>
      </w:pPr>
      <w:r w:rsidRPr="009F2D87">
        <w:rPr>
          <w:rFonts w:cs="Times New Roman"/>
          <w:b/>
          <w:bCs/>
          <w:szCs w:val="26"/>
        </w:rPr>
        <w:tab/>
        <w:t xml:space="preserve">- </w:t>
      </w:r>
      <w:r w:rsidR="00CC0D73">
        <w:rPr>
          <w:rFonts w:cs="Times New Roman"/>
          <w:b/>
          <w:bCs/>
          <w:szCs w:val="26"/>
        </w:rPr>
        <w:tab/>
      </w:r>
      <w:r w:rsidRPr="009F2D87">
        <w:rPr>
          <w:rFonts w:cs="Times New Roman"/>
          <w:color w:val="000000"/>
          <w:szCs w:val="26"/>
        </w:rPr>
        <w:t xml:space="preserve">Mỗi dòng trong tập dữ liệu là một </w:t>
      </w:r>
      <w:r w:rsidR="00316C9F" w:rsidRPr="009F2D87">
        <w:rPr>
          <w:rFonts w:cs="Times New Roman"/>
          <w:color w:val="000000"/>
          <w:szCs w:val="26"/>
        </w:rPr>
        <w:t>vụ khủng bố tại Thổ Nhĩ Kỳ</w:t>
      </w:r>
      <w:r w:rsidR="003F7E9B" w:rsidRPr="009F2D87">
        <w:rPr>
          <w:rFonts w:cs="Times New Roman"/>
          <w:color w:val="000000"/>
          <w:szCs w:val="26"/>
        </w:rPr>
        <w:t>.</w:t>
      </w:r>
    </w:p>
    <w:p w14:paraId="7294F60C" w14:textId="35E839C0" w:rsidR="003F7E9B" w:rsidRPr="009F2D87" w:rsidRDefault="004557A9" w:rsidP="00CC0D73">
      <w:pPr>
        <w:spacing w:line="360" w:lineRule="auto"/>
        <w:ind w:left="1134" w:hanging="283"/>
        <w:rPr>
          <w:rFonts w:cs="Times New Roman"/>
          <w:color w:val="000000"/>
          <w:szCs w:val="26"/>
        </w:rPr>
      </w:pPr>
      <w:r w:rsidRPr="009F2D87">
        <w:rPr>
          <w:rFonts w:cs="Times New Roman"/>
          <w:color w:val="000000"/>
          <w:szCs w:val="26"/>
        </w:rPr>
        <w:tab/>
        <w:t xml:space="preserve">- </w:t>
      </w:r>
      <w:r w:rsidR="00CC0D73">
        <w:rPr>
          <w:rFonts w:cs="Times New Roman"/>
          <w:color w:val="000000"/>
          <w:szCs w:val="26"/>
        </w:rPr>
        <w:tab/>
      </w:r>
      <w:r w:rsidRPr="009F2D87">
        <w:rPr>
          <w:rFonts w:cs="Times New Roman"/>
          <w:color w:val="000000"/>
          <w:szCs w:val="26"/>
        </w:rPr>
        <w:t xml:space="preserve">Dữ liệu gồm </w:t>
      </w:r>
      <w:r w:rsidR="00316C9F" w:rsidRPr="009F2D87">
        <w:rPr>
          <w:rFonts w:cs="Times New Roman"/>
          <w:color w:val="000000"/>
          <w:szCs w:val="26"/>
        </w:rPr>
        <w:t>547</w:t>
      </w:r>
      <w:r w:rsidRPr="009F2D87">
        <w:rPr>
          <w:rFonts w:cs="Times New Roman"/>
          <w:color w:val="000000"/>
          <w:szCs w:val="26"/>
        </w:rPr>
        <w:t xml:space="preserve"> dòng và </w:t>
      </w:r>
      <w:r w:rsidR="00316C9F" w:rsidRPr="009F2D87">
        <w:rPr>
          <w:rFonts w:cs="Times New Roman"/>
          <w:color w:val="000000"/>
          <w:szCs w:val="26"/>
        </w:rPr>
        <w:t>1</w:t>
      </w:r>
      <w:r w:rsidR="00F728AC" w:rsidRPr="009F2D87">
        <w:rPr>
          <w:rFonts w:cs="Times New Roman"/>
          <w:color w:val="000000"/>
          <w:szCs w:val="26"/>
        </w:rPr>
        <w:t>7</w:t>
      </w:r>
      <w:r w:rsidRPr="009F2D87">
        <w:rPr>
          <w:rFonts w:cs="Times New Roman"/>
          <w:color w:val="000000"/>
          <w:szCs w:val="26"/>
        </w:rPr>
        <w:t xml:space="preserve"> thuộc tính</w:t>
      </w:r>
      <w:r w:rsidR="002A30AB" w:rsidRPr="009F2D87">
        <w:rPr>
          <w:rFonts w:cs="Times New Roman"/>
          <w:color w:val="000000"/>
          <w:szCs w:val="26"/>
        </w:rPr>
        <w:t>.</w:t>
      </w:r>
    </w:p>
    <w:tbl>
      <w:tblPr>
        <w:tblStyle w:val="GridTable4-Accent5"/>
        <w:tblW w:w="0" w:type="auto"/>
        <w:tblLook w:val="04A0" w:firstRow="1" w:lastRow="0" w:firstColumn="1" w:lastColumn="0" w:noHBand="0" w:noVBand="1"/>
      </w:tblPr>
      <w:tblGrid>
        <w:gridCol w:w="1101"/>
        <w:gridCol w:w="1984"/>
        <w:gridCol w:w="2126"/>
        <w:gridCol w:w="4693"/>
      </w:tblGrid>
      <w:tr w:rsidR="003F7E9B" w:rsidRPr="009F2D87" w14:paraId="1C807D83" w14:textId="77777777" w:rsidTr="00F728AC">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389733AF" w14:textId="0C8C8F75" w:rsidR="00F728AC" w:rsidRPr="009F2D87" w:rsidRDefault="00F728AC" w:rsidP="009F2D87">
            <w:pPr>
              <w:pStyle w:val="ListParagraph"/>
              <w:spacing w:line="360" w:lineRule="auto"/>
              <w:ind w:left="0"/>
              <w:jc w:val="center"/>
              <w:rPr>
                <w:rFonts w:cs="Times New Roman"/>
                <w:sz w:val="28"/>
                <w:szCs w:val="28"/>
                <w:lang w:val="en-US"/>
              </w:rPr>
            </w:pPr>
            <w:r w:rsidRPr="009F2D87">
              <w:rPr>
                <w:rFonts w:cs="Times New Roman"/>
                <w:sz w:val="28"/>
                <w:szCs w:val="28"/>
                <w:lang w:val="en-US"/>
              </w:rPr>
              <w:t>STT</w:t>
            </w:r>
          </w:p>
        </w:tc>
        <w:tc>
          <w:tcPr>
            <w:tcW w:w="1984" w:type="dxa"/>
            <w:vAlign w:val="center"/>
            <w:hideMark/>
          </w:tcPr>
          <w:p w14:paraId="57B01FEC" w14:textId="77777777" w:rsidR="003F7E9B" w:rsidRPr="009F2D87" w:rsidRDefault="003F7E9B" w:rsidP="009F2D8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Tên cột</w:t>
            </w:r>
          </w:p>
        </w:tc>
        <w:tc>
          <w:tcPr>
            <w:tcW w:w="2126" w:type="dxa"/>
            <w:vAlign w:val="center"/>
            <w:hideMark/>
          </w:tcPr>
          <w:p w14:paraId="1AC57A6D" w14:textId="77777777" w:rsidR="003F7E9B" w:rsidRPr="009F2D87" w:rsidRDefault="003F7E9B" w:rsidP="009F2D8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Kiểu dữ liệu</w:t>
            </w:r>
          </w:p>
        </w:tc>
        <w:tc>
          <w:tcPr>
            <w:tcW w:w="4693" w:type="dxa"/>
            <w:vAlign w:val="center"/>
            <w:hideMark/>
          </w:tcPr>
          <w:p w14:paraId="24F66B56" w14:textId="77777777" w:rsidR="003F7E9B" w:rsidRPr="009F2D87" w:rsidRDefault="003F7E9B" w:rsidP="009F2D8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Ý nghĩa</w:t>
            </w:r>
          </w:p>
        </w:tc>
      </w:tr>
      <w:tr w:rsidR="003F7E9B" w:rsidRPr="009F2D87" w14:paraId="58DD681E" w14:textId="77777777" w:rsidTr="00F728AC">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79536B30" w14:textId="076841CA"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w:t>
            </w:r>
          </w:p>
        </w:tc>
        <w:tc>
          <w:tcPr>
            <w:tcW w:w="1984" w:type="dxa"/>
            <w:vAlign w:val="center"/>
            <w:hideMark/>
          </w:tcPr>
          <w:p w14:paraId="3B573E9E" w14:textId="76BB447C" w:rsidR="003F7E9B" w:rsidRPr="009F2D87" w:rsidRDefault="003F7E9B"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Year</w:t>
            </w:r>
          </w:p>
        </w:tc>
        <w:tc>
          <w:tcPr>
            <w:tcW w:w="2126" w:type="dxa"/>
            <w:vAlign w:val="center"/>
            <w:hideMark/>
          </w:tcPr>
          <w:p w14:paraId="1D0A1748" w14:textId="7064C241" w:rsidR="003F7E9B" w:rsidRPr="009F2D87" w:rsidRDefault="007B0BEA"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Int</w:t>
            </w:r>
          </w:p>
        </w:tc>
        <w:tc>
          <w:tcPr>
            <w:tcW w:w="4693" w:type="dxa"/>
            <w:vAlign w:val="center"/>
            <w:hideMark/>
          </w:tcPr>
          <w:p w14:paraId="272BDD81" w14:textId="20BB2644" w:rsidR="003F7E9B" w:rsidRPr="009F2D87" w:rsidRDefault="003F7E9B"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Năm xảy ra vụ khủng bố</w:t>
            </w:r>
          </w:p>
        </w:tc>
      </w:tr>
      <w:tr w:rsidR="006F220A" w:rsidRPr="009F2D87" w14:paraId="0D197C65" w14:textId="77777777" w:rsidTr="00F728AC">
        <w:trPr>
          <w:trHeight w:val="561"/>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769F28A5" w14:textId="249F9182"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2</w:t>
            </w:r>
          </w:p>
        </w:tc>
        <w:tc>
          <w:tcPr>
            <w:tcW w:w="1984" w:type="dxa"/>
            <w:vAlign w:val="center"/>
          </w:tcPr>
          <w:p w14:paraId="44077C0B" w14:textId="7CBD408E" w:rsidR="006F220A" w:rsidRPr="009F2D87" w:rsidRDefault="006E6AD4"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Month</w:t>
            </w:r>
          </w:p>
        </w:tc>
        <w:tc>
          <w:tcPr>
            <w:tcW w:w="2126" w:type="dxa"/>
            <w:vAlign w:val="center"/>
          </w:tcPr>
          <w:p w14:paraId="6E2E8610" w14:textId="07D73956" w:rsidR="006F220A" w:rsidRPr="009F2D87" w:rsidRDefault="006E6AD4"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Int</w:t>
            </w:r>
          </w:p>
        </w:tc>
        <w:tc>
          <w:tcPr>
            <w:tcW w:w="4693" w:type="dxa"/>
            <w:vAlign w:val="center"/>
          </w:tcPr>
          <w:p w14:paraId="09DA0C60" w14:textId="575DF269" w:rsidR="006F220A" w:rsidRPr="009F2D87" w:rsidRDefault="006E6AD4"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Tháng xảy ra vụ khủng bố</w:t>
            </w:r>
          </w:p>
        </w:tc>
      </w:tr>
      <w:tr w:rsidR="006F220A" w:rsidRPr="009F2D87" w14:paraId="2884D87C" w14:textId="77777777" w:rsidTr="00F728AC">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5ED18DEF" w14:textId="64DCE890"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3</w:t>
            </w:r>
          </w:p>
        </w:tc>
        <w:tc>
          <w:tcPr>
            <w:tcW w:w="1984" w:type="dxa"/>
            <w:vAlign w:val="center"/>
          </w:tcPr>
          <w:p w14:paraId="6F8D9B9E" w14:textId="337BC3DB" w:rsidR="006F220A" w:rsidRPr="009F2D87" w:rsidRDefault="006E6AD4"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Day</w:t>
            </w:r>
          </w:p>
        </w:tc>
        <w:tc>
          <w:tcPr>
            <w:tcW w:w="2126" w:type="dxa"/>
            <w:vAlign w:val="center"/>
          </w:tcPr>
          <w:p w14:paraId="2697EFCA" w14:textId="3C606243" w:rsidR="006F220A" w:rsidRPr="009F2D87" w:rsidRDefault="006E6AD4"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Int</w:t>
            </w:r>
          </w:p>
        </w:tc>
        <w:tc>
          <w:tcPr>
            <w:tcW w:w="4693" w:type="dxa"/>
            <w:vAlign w:val="center"/>
          </w:tcPr>
          <w:p w14:paraId="2DD6E7BC" w14:textId="20C67E7C" w:rsidR="006F220A" w:rsidRPr="009F2D87" w:rsidRDefault="006E6AD4"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Ngày xảy ra vụ khủng bố</w:t>
            </w:r>
          </w:p>
        </w:tc>
      </w:tr>
      <w:tr w:rsidR="003F7E9B" w:rsidRPr="009F2D87" w14:paraId="76534ACD" w14:textId="77777777" w:rsidTr="00F728AC">
        <w:trPr>
          <w:trHeight w:val="676"/>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17890886" w14:textId="77B918C3"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4</w:t>
            </w:r>
          </w:p>
        </w:tc>
        <w:tc>
          <w:tcPr>
            <w:tcW w:w="1984" w:type="dxa"/>
            <w:vAlign w:val="center"/>
          </w:tcPr>
          <w:p w14:paraId="11F4B589" w14:textId="09256DE1" w:rsidR="003F7E9B" w:rsidRPr="009F2D87" w:rsidRDefault="003F7E9B"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Country</w:t>
            </w:r>
          </w:p>
        </w:tc>
        <w:tc>
          <w:tcPr>
            <w:tcW w:w="2126" w:type="dxa"/>
            <w:vAlign w:val="center"/>
          </w:tcPr>
          <w:p w14:paraId="73E4F9EB" w14:textId="2E535A7B" w:rsidR="003F7E9B"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3254B292" w14:textId="02888A3A" w:rsidR="003F7E9B" w:rsidRPr="009F2D87" w:rsidRDefault="003F7E9B"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 xml:space="preserve">Quốc gia </w:t>
            </w:r>
          </w:p>
        </w:tc>
      </w:tr>
      <w:tr w:rsidR="005024CC" w:rsidRPr="009F2D87" w14:paraId="17D9EC8B" w14:textId="77777777" w:rsidTr="00F728AC">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5B0F6713" w14:textId="12F7ECB3"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5</w:t>
            </w:r>
          </w:p>
        </w:tc>
        <w:tc>
          <w:tcPr>
            <w:tcW w:w="1984" w:type="dxa"/>
            <w:vAlign w:val="center"/>
          </w:tcPr>
          <w:p w14:paraId="64B7AF80" w14:textId="07013857" w:rsidR="005024CC" w:rsidRPr="009F2D87" w:rsidRDefault="005024CC"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State</w:t>
            </w:r>
          </w:p>
        </w:tc>
        <w:tc>
          <w:tcPr>
            <w:tcW w:w="2126" w:type="dxa"/>
            <w:vAlign w:val="center"/>
          </w:tcPr>
          <w:p w14:paraId="75D4B9FB" w14:textId="1292644D" w:rsidR="005024CC" w:rsidRPr="009F2D87" w:rsidRDefault="005024CC"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7CEFD561" w14:textId="77762172" w:rsidR="005024CC" w:rsidRPr="009F2D87" w:rsidRDefault="005024CC"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Bang của quốc gia</w:t>
            </w:r>
          </w:p>
        </w:tc>
      </w:tr>
      <w:tr w:rsidR="003F7E9B" w:rsidRPr="009F2D87" w14:paraId="55F9A71A" w14:textId="77777777" w:rsidTr="00F728AC">
        <w:trPr>
          <w:trHeight w:val="734"/>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3A9BBFD5" w14:textId="4C404C3E"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6</w:t>
            </w:r>
          </w:p>
        </w:tc>
        <w:tc>
          <w:tcPr>
            <w:tcW w:w="1984" w:type="dxa"/>
            <w:vAlign w:val="center"/>
          </w:tcPr>
          <w:p w14:paraId="468B20A1" w14:textId="089CF9BD" w:rsidR="003F7E9B" w:rsidRPr="009F2D87" w:rsidRDefault="003F7E9B"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Region</w:t>
            </w:r>
          </w:p>
        </w:tc>
        <w:tc>
          <w:tcPr>
            <w:tcW w:w="2126" w:type="dxa"/>
            <w:vAlign w:val="center"/>
          </w:tcPr>
          <w:p w14:paraId="626FAC29" w14:textId="159216A9" w:rsidR="003F7E9B"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712C9269" w14:textId="5F1E7569" w:rsidR="003F7E9B" w:rsidRPr="009F2D87" w:rsidRDefault="003F7E9B"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Vùng của quốc gia</w:t>
            </w:r>
          </w:p>
        </w:tc>
      </w:tr>
      <w:tr w:rsidR="003F7E9B" w:rsidRPr="009F2D87" w14:paraId="1AC3BD3C" w14:textId="77777777" w:rsidTr="00F728AC">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590BA37F" w14:textId="59B9CFB9"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7</w:t>
            </w:r>
          </w:p>
        </w:tc>
        <w:tc>
          <w:tcPr>
            <w:tcW w:w="1984" w:type="dxa"/>
            <w:vAlign w:val="center"/>
          </w:tcPr>
          <w:p w14:paraId="5A46DBE4" w14:textId="24E0999A" w:rsidR="003F7E9B" w:rsidRPr="009F2D87" w:rsidRDefault="005024CC"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C</w:t>
            </w:r>
            <w:r w:rsidR="006E6AD4" w:rsidRPr="009F2D87">
              <w:rPr>
                <w:rFonts w:cs="Times New Roman"/>
                <w:sz w:val="28"/>
                <w:szCs w:val="28"/>
                <w:lang w:val="en-US"/>
              </w:rPr>
              <w:t>ity</w:t>
            </w:r>
          </w:p>
        </w:tc>
        <w:tc>
          <w:tcPr>
            <w:tcW w:w="2126" w:type="dxa"/>
            <w:vAlign w:val="center"/>
          </w:tcPr>
          <w:p w14:paraId="6B6EA426" w14:textId="61C5AE4B" w:rsidR="003F7E9B" w:rsidRPr="009F2D87" w:rsidRDefault="007B0BEA"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0E9C3C58" w14:textId="30507D73" w:rsidR="003F7E9B" w:rsidRPr="009F2D87" w:rsidRDefault="003F7E9B"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Thành phố xảy ra vụ khủng bố</w:t>
            </w:r>
          </w:p>
        </w:tc>
      </w:tr>
      <w:tr w:rsidR="005024CC" w:rsidRPr="009F2D87" w14:paraId="667E82FF" w14:textId="77777777" w:rsidTr="00F728AC">
        <w:trPr>
          <w:trHeight w:val="685"/>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D0C1164" w14:textId="4862C6F2"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8</w:t>
            </w:r>
          </w:p>
        </w:tc>
        <w:tc>
          <w:tcPr>
            <w:tcW w:w="1984" w:type="dxa"/>
            <w:vAlign w:val="center"/>
          </w:tcPr>
          <w:p w14:paraId="335E4E3F" w14:textId="1B45E163" w:rsidR="005024CC" w:rsidRPr="009F2D87" w:rsidRDefault="005024CC"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Latitude</w:t>
            </w:r>
          </w:p>
        </w:tc>
        <w:tc>
          <w:tcPr>
            <w:tcW w:w="2126" w:type="dxa"/>
            <w:vAlign w:val="center"/>
          </w:tcPr>
          <w:p w14:paraId="43EC9197" w14:textId="46FFDAD0" w:rsidR="005024CC" w:rsidRPr="009F2D87" w:rsidRDefault="005024CC"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Double</w:t>
            </w:r>
          </w:p>
        </w:tc>
        <w:tc>
          <w:tcPr>
            <w:tcW w:w="4693" w:type="dxa"/>
            <w:vAlign w:val="center"/>
          </w:tcPr>
          <w:p w14:paraId="659A2B5D" w14:textId="26ED91D0" w:rsidR="005024CC" w:rsidRPr="009F2D87" w:rsidRDefault="00B4103D"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Vĩ độ xảy ra cuộc khủng bố</w:t>
            </w:r>
          </w:p>
        </w:tc>
      </w:tr>
      <w:tr w:rsidR="005024CC" w:rsidRPr="009F2D87" w14:paraId="6A25E776" w14:textId="77777777" w:rsidTr="00F728AC">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2AFEBB9B" w14:textId="41D9DEFC"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9</w:t>
            </w:r>
          </w:p>
        </w:tc>
        <w:tc>
          <w:tcPr>
            <w:tcW w:w="1984" w:type="dxa"/>
            <w:vAlign w:val="center"/>
          </w:tcPr>
          <w:p w14:paraId="2AC83B36" w14:textId="7B8A67A6" w:rsidR="005024CC" w:rsidRPr="009F2D87" w:rsidRDefault="005024CC"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Longtitude</w:t>
            </w:r>
          </w:p>
        </w:tc>
        <w:tc>
          <w:tcPr>
            <w:tcW w:w="2126" w:type="dxa"/>
            <w:vAlign w:val="center"/>
          </w:tcPr>
          <w:p w14:paraId="5E945032" w14:textId="35E2CF6D" w:rsidR="005024CC" w:rsidRPr="009F2D87" w:rsidRDefault="005024CC"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Double</w:t>
            </w:r>
          </w:p>
        </w:tc>
        <w:tc>
          <w:tcPr>
            <w:tcW w:w="4693" w:type="dxa"/>
            <w:vAlign w:val="center"/>
          </w:tcPr>
          <w:p w14:paraId="7AD5763C" w14:textId="160A2DCB" w:rsidR="005024CC" w:rsidRPr="009F2D87" w:rsidRDefault="00B4103D"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Kinh độ xảy ra cuộc khủng bố</w:t>
            </w:r>
          </w:p>
        </w:tc>
      </w:tr>
      <w:tr w:rsidR="003F7E9B" w:rsidRPr="009F2D87" w14:paraId="5D66099B" w14:textId="77777777" w:rsidTr="00F728AC">
        <w:trPr>
          <w:trHeight w:val="685"/>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258E7F62" w14:textId="53F86609"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10</w:t>
            </w:r>
          </w:p>
        </w:tc>
        <w:tc>
          <w:tcPr>
            <w:tcW w:w="1984" w:type="dxa"/>
            <w:vAlign w:val="center"/>
          </w:tcPr>
          <w:p w14:paraId="508834AA" w14:textId="2A3A0375" w:rsidR="003F7E9B" w:rsidRPr="009F2D87" w:rsidRDefault="003F7E9B"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AttackType</w:t>
            </w:r>
          </w:p>
        </w:tc>
        <w:tc>
          <w:tcPr>
            <w:tcW w:w="2126" w:type="dxa"/>
            <w:vAlign w:val="center"/>
          </w:tcPr>
          <w:p w14:paraId="14593055" w14:textId="7AFB5D07" w:rsidR="003F7E9B"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3C9FE6CD" w14:textId="4192FABA" w:rsidR="003F7E9B"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Kiểu tấn công</w:t>
            </w:r>
          </w:p>
        </w:tc>
      </w:tr>
      <w:tr w:rsidR="003F7E9B" w:rsidRPr="009F2D87" w14:paraId="27BBD845" w14:textId="77777777" w:rsidTr="00F728A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D7C4F37" w14:textId="0D0C815D"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11</w:t>
            </w:r>
          </w:p>
        </w:tc>
        <w:tc>
          <w:tcPr>
            <w:tcW w:w="1984" w:type="dxa"/>
            <w:vAlign w:val="center"/>
          </w:tcPr>
          <w:p w14:paraId="607021F4" w14:textId="77777777" w:rsidR="003F7E9B" w:rsidRPr="009F2D87" w:rsidRDefault="003F7E9B"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Killed</w:t>
            </w:r>
          </w:p>
          <w:p w14:paraId="5155F734" w14:textId="77777777" w:rsidR="003F7E9B" w:rsidRPr="009F2D87" w:rsidRDefault="003F7E9B"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p>
        </w:tc>
        <w:tc>
          <w:tcPr>
            <w:tcW w:w="2126" w:type="dxa"/>
            <w:vAlign w:val="center"/>
          </w:tcPr>
          <w:p w14:paraId="69F96E6A" w14:textId="616CF049" w:rsidR="003F7E9B" w:rsidRPr="009F2D87" w:rsidRDefault="0085021D"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Int</w:t>
            </w:r>
          </w:p>
        </w:tc>
        <w:tc>
          <w:tcPr>
            <w:tcW w:w="4693" w:type="dxa"/>
            <w:vAlign w:val="center"/>
          </w:tcPr>
          <w:p w14:paraId="210DC143" w14:textId="3A860CE5" w:rsidR="003F7E9B" w:rsidRPr="009F2D87" w:rsidRDefault="007B0BEA"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Số người tử vong</w:t>
            </w:r>
          </w:p>
        </w:tc>
      </w:tr>
      <w:tr w:rsidR="003F7E9B" w:rsidRPr="009F2D87" w14:paraId="04EB7F8A" w14:textId="77777777" w:rsidTr="00F728AC">
        <w:trPr>
          <w:trHeight w:val="628"/>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11FAEBB5" w14:textId="06502E07"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12</w:t>
            </w:r>
          </w:p>
        </w:tc>
        <w:tc>
          <w:tcPr>
            <w:tcW w:w="1984" w:type="dxa"/>
            <w:vAlign w:val="center"/>
          </w:tcPr>
          <w:p w14:paraId="1F024FA7" w14:textId="7B2DA27D" w:rsidR="003F7E9B" w:rsidRPr="009F2D87" w:rsidRDefault="003F7E9B"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Wounded</w:t>
            </w:r>
          </w:p>
        </w:tc>
        <w:tc>
          <w:tcPr>
            <w:tcW w:w="2126" w:type="dxa"/>
            <w:vAlign w:val="center"/>
          </w:tcPr>
          <w:p w14:paraId="36B68B91" w14:textId="7222ABA5" w:rsidR="003F7E9B" w:rsidRPr="009F2D87" w:rsidRDefault="0085021D"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Int</w:t>
            </w:r>
          </w:p>
        </w:tc>
        <w:tc>
          <w:tcPr>
            <w:tcW w:w="4693" w:type="dxa"/>
            <w:vAlign w:val="center"/>
          </w:tcPr>
          <w:p w14:paraId="1415019C" w14:textId="6661C562" w:rsidR="003F7E9B"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Số người bị thương</w:t>
            </w:r>
          </w:p>
        </w:tc>
      </w:tr>
      <w:tr w:rsidR="003F7E9B" w:rsidRPr="009F2D87" w14:paraId="5DECE0C2" w14:textId="77777777" w:rsidTr="00F728AC">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498E1481" w14:textId="7298EDEF"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13</w:t>
            </w:r>
          </w:p>
        </w:tc>
        <w:tc>
          <w:tcPr>
            <w:tcW w:w="1984" w:type="dxa"/>
            <w:vAlign w:val="center"/>
          </w:tcPr>
          <w:p w14:paraId="1F737F92" w14:textId="176AABD8" w:rsidR="003F7E9B" w:rsidRPr="009F2D87" w:rsidRDefault="003F7E9B"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Target</w:t>
            </w:r>
          </w:p>
        </w:tc>
        <w:tc>
          <w:tcPr>
            <w:tcW w:w="2126" w:type="dxa"/>
            <w:vAlign w:val="center"/>
          </w:tcPr>
          <w:p w14:paraId="2CF1CB39" w14:textId="3C819EBE" w:rsidR="003F7E9B" w:rsidRPr="009F2D87" w:rsidRDefault="0085021D"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530E129D" w14:textId="0D198FE8" w:rsidR="003F7E9B" w:rsidRPr="009F2D87" w:rsidRDefault="007B0BEA"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Mục tiêu của cuộc tấn công khủng bố</w:t>
            </w:r>
          </w:p>
        </w:tc>
      </w:tr>
      <w:tr w:rsidR="003F7E9B" w:rsidRPr="009F2D87" w14:paraId="68E2B15D" w14:textId="77777777" w:rsidTr="00F728AC">
        <w:trPr>
          <w:trHeight w:val="748"/>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409DECC" w14:textId="39FF135B"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14</w:t>
            </w:r>
          </w:p>
        </w:tc>
        <w:tc>
          <w:tcPr>
            <w:tcW w:w="1984" w:type="dxa"/>
            <w:vAlign w:val="center"/>
          </w:tcPr>
          <w:p w14:paraId="6E6E9CD5" w14:textId="081DA04C" w:rsidR="003F7E9B" w:rsidRPr="009F2D87" w:rsidRDefault="003F7E9B"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Summary</w:t>
            </w:r>
          </w:p>
        </w:tc>
        <w:tc>
          <w:tcPr>
            <w:tcW w:w="2126" w:type="dxa"/>
            <w:vAlign w:val="center"/>
          </w:tcPr>
          <w:p w14:paraId="24837DE2" w14:textId="5C2048AF" w:rsidR="003F7E9B" w:rsidRPr="009F2D87" w:rsidRDefault="0085021D"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63810D28" w14:textId="7000D23D" w:rsidR="003F7E9B"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Diễn biến chi tiết của cuộc khủng bố</w:t>
            </w:r>
          </w:p>
        </w:tc>
      </w:tr>
      <w:tr w:rsidR="003F7E9B" w:rsidRPr="009F2D87" w14:paraId="7907D95C" w14:textId="77777777" w:rsidTr="00F728AC">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7CEF0C17" w14:textId="69C55D40"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lastRenderedPageBreak/>
              <w:t>15</w:t>
            </w:r>
          </w:p>
        </w:tc>
        <w:tc>
          <w:tcPr>
            <w:tcW w:w="1984" w:type="dxa"/>
            <w:vAlign w:val="center"/>
          </w:tcPr>
          <w:p w14:paraId="3B7170D1" w14:textId="1BEA6E17" w:rsidR="003F7E9B" w:rsidRPr="009F2D87" w:rsidRDefault="003F7E9B"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Group</w:t>
            </w:r>
          </w:p>
        </w:tc>
        <w:tc>
          <w:tcPr>
            <w:tcW w:w="2126" w:type="dxa"/>
            <w:vAlign w:val="center"/>
          </w:tcPr>
          <w:p w14:paraId="0A01E702" w14:textId="77FA0399" w:rsidR="003F7E9B" w:rsidRPr="009F2D87" w:rsidRDefault="0085021D"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0607EC7B" w14:textId="5F518C75" w:rsidR="003F7E9B" w:rsidRPr="009F2D87" w:rsidRDefault="007B0BEA"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Tổ chức khủng bố</w:t>
            </w:r>
          </w:p>
        </w:tc>
      </w:tr>
      <w:tr w:rsidR="007B0BEA" w:rsidRPr="009F2D87" w14:paraId="2C5FBE8A" w14:textId="77777777" w:rsidTr="00F728AC">
        <w:trPr>
          <w:trHeight w:val="734"/>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60CB85D0" w14:textId="6E9613C1"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16</w:t>
            </w:r>
          </w:p>
        </w:tc>
        <w:tc>
          <w:tcPr>
            <w:tcW w:w="1984" w:type="dxa"/>
            <w:vAlign w:val="center"/>
          </w:tcPr>
          <w:p w14:paraId="62FB7BCB" w14:textId="6E5BAF00" w:rsidR="007B0BEA"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Target_type</w:t>
            </w:r>
          </w:p>
        </w:tc>
        <w:tc>
          <w:tcPr>
            <w:tcW w:w="2126" w:type="dxa"/>
            <w:vAlign w:val="center"/>
          </w:tcPr>
          <w:p w14:paraId="64C8F4A8" w14:textId="756F95D3" w:rsidR="007B0BEA" w:rsidRPr="009F2D87" w:rsidRDefault="0085021D"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0C5ED00A" w14:textId="53CFB2EA" w:rsidR="007B0BEA" w:rsidRPr="009F2D87" w:rsidRDefault="007B0BEA" w:rsidP="009F2D8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9F2D87">
              <w:rPr>
                <w:rFonts w:cs="Times New Roman"/>
                <w:sz w:val="28"/>
                <w:szCs w:val="28"/>
                <w:lang w:val="en-US"/>
              </w:rPr>
              <w:t>Loại mục tiêu của cuộc tấn công khủng bố</w:t>
            </w:r>
          </w:p>
        </w:tc>
      </w:tr>
      <w:tr w:rsidR="007B0BEA" w:rsidRPr="009F2D87" w14:paraId="32449E65" w14:textId="77777777" w:rsidTr="00F728A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2FBA849C" w14:textId="7C775BEE" w:rsidR="00F728AC" w:rsidRPr="009F2D87" w:rsidRDefault="00F728AC" w:rsidP="009F2D87">
            <w:pPr>
              <w:pStyle w:val="ListParagraph"/>
              <w:spacing w:line="360" w:lineRule="auto"/>
              <w:ind w:left="0"/>
              <w:jc w:val="center"/>
              <w:rPr>
                <w:rFonts w:cs="Times New Roman"/>
                <w:b w:val="0"/>
                <w:bCs w:val="0"/>
                <w:sz w:val="28"/>
                <w:szCs w:val="28"/>
                <w:lang w:val="en-US"/>
              </w:rPr>
            </w:pPr>
            <w:r w:rsidRPr="009F2D87">
              <w:rPr>
                <w:rFonts w:cs="Times New Roman"/>
                <w:b w:val="0"/>
                <w:bCs w:val="0"/>
                <w:sz w:val="28"/>
                <w:szCs w:val="28"/>
                <w:lang w:val="en-US"/>
              </w:rPr>
              <w:t>17</w:t>
            </w:r>
          </w:p>
        </w:tc>
        <w:tc>
          <w:tcPr>
            <w:tcW w:w="1984" w:type="dxa"/>
            <w:vAlign w:val="center"/>
          </w:tcPr>
          <w:p w14:paraId="5F2F8B0C" w14:textId="7E4BE6F0" w:rsidR="007B0BEA" w:rsidRPr="009F2D87" w:rsidRDefault="007B0BEA"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Weapon_type</w:t>
            </w:r>
          </w:p>
        </w:tc>
        <w:tc>
          <w:tcPr>
            <w:tcW w:w="2126" w:type="dxa"/>
            <w:vAlign w:val="center"/>
          </w:tcPr>
          <w:p w14:paraId="3DF634A2" w14:textId="1089A7B0" w:rsidR="007B0BEA" w:rsidRPr="009F2D87" w:rsidRDefault="0085021D"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String</w:t>
            </w:r>
          </w:p>
        </w:tc>
        <w:tc>
          <w:tcPr>
            <w:tcW w:w="4693" w:type="dxa"/>
            <w:vAlign w:val="center"/>
          </w:tcPr>
          <w:p w14:paraId="294E0C8F" w14:textId="347F3B8D" w:rsidR="007B0BEA" w:rsidRPr="009F2D87" w:rsidRDefault="007B0BEA" w:rsidP="009F2D8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9F2D87">
              <w:rPr>
                <w:rFonts w:cs="Times New Roman"/>
                <w:sz w:val="28"/>
                <w:szCs w:val="28"/>
                <w:lang w:val="en-US"/>
              </w:rPr>
              <w:t>Loại vũ khí dùng để khủng bố</w:t>
            </w:r>
          </w:p>
        </w:tc>
      </w:tr>
    </w:tbl>
    <w:p w14:paraId="69DB3FA5" w14:textId="2D5446E5" w:rsidR="003F7E9B" w:rsidRPr="009F2D87" w:rsidRDefault="003F7E9B" w:rsidP="00782A52">
      <w:pPr>
        <w:spacing w:line="360" w:lineRule="auto"/>
        <w:ind w:left="1134" w:hanging="283"/>
        <w:rPr>
          <w:rFonts w:cs="Times New Roman"/>
          <w:color w:val="000000"/>
          <w:szCs w:val="26"/>
        </w:rPr>
      </w:pPr>
      <w:r w:rsidRPr="009F2D87">
        <w:rPr>
          <w:rFonts w:cs="Times New Roman"/>
          <w:color w:val="000000"/>
          <w:szCs w:val="26"/>
        </w:rPr>
        <w:t xml:space="preserve">- </w:t>
      </w:r>
      <w:r w:rsidR="00782A52">
        <w:rPr>
          <w:rFonts w:cs="Times New Roman"/>
          <w:color w:val="000000"/>
          <w:szCs w:val="26"/>
        </w:rPr>
        <w:tab/>
      </w:r>
      <w:r w:rsidRPr="009F2D87">
        <w:rPr>
          <w:rFonts w:cs="Times New Roman"/>
          <w:color w:val="000000"/>
          <w:szCs w:val="26"/>
        </w:rPr>
        <w:t>Bảng dữ liệu</w:t>
      </w:r>
      <w:r w:rsidR="0085021D" w:rsidRPr="009F2D87">
        <w:rPr>
          <w:rFonts w:cs="Times New Roman"/>
          <w:color w:val="000000"/>
          <w:szCs w:val="26"/>
        </w:rPr>
        <w:t>:</w:t>
      </w:r>
    </w:p>
    <w:p w14:paraId="200BD02A" w14:textId="2396D3DE" w:rsidR="004557A9" w:rsidRPr="009F2D87" w:rsidRDefault="003F7E9B" w:rsidP="009F2D87">
      <w:pPr>
        <w:spacing w:line="360" w:lineRule="auto"/>
        <w:rPr>
          <w:rFonts w:cs="Times New Roman"/>
          <w:color w:val="000000"/>
          <w:szCs w:val="26"/>
        </w:rPr>
      </w:pPr>
      <w:r w:rsidRPr="009F2D87">
        <w:rPr>
          <w:rFonts w:cs="Times New Roman"/>
          <w:noProof/>
          <w:color w:val="000000"/>
          <w:szCs w:val="26"/>
        </w:rPr>
        <w:drawing>
          <wp:inline distT="0" distB="0" distL="0" distR="0" wp14:anchorId="6C4ABAB2" wp14:editId="67088364">
            <wp:extent cx="6151880" cy="5259705"/>
            <wp:effectExtent l="0" t="0" r="1270" b="0"/>
            <wp:docPr id="128" name="Picture 1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able&#10;&#10;Description automatically generated"/>
                    <pic:cNvPicPr/>
                  </pic:nvPicPr>
                  <pic:blipFill>
                    <a:blip r:embed="rId14"/>
                    <a:stretch>
                      <a:fillRect/>
                    </a:stretch>
                  </pic:blipFill>
                  <pic:spPr>
                    <a:xfrm>
                      <a:off x="0" y="0"/>
                      <a:ext cx="6151880" cy="5259705"/>
                    </a:xfrm>
                    <a:prstGeom prst="rect">
                      <a:avLst/>
                    </a:prstGeom>
                  </pic:spPr>
                </pic:pic>
              </a:graphicData>
            </a:graphic>
          </wp:inline>
        </w:drawing>
      </w:r>
    </w:p>
    <w:p w14:paraId="003DA956" w14:textId="77777777" w:rsidR="004557A9" w:rsidRPr="009F2D87" w:rsidRDefault="004557A9" w:rsidP="009F2D87">
      <w:pPr>
        <w:pStyle w:val="NormalWeb"/>
        <w:spacing w:before="0" w:beforeAutospacing="0" w:after="0" w:afterAutospacing="0" w:line="360" w:lineRule="auto"/>
        <w:rPr>
          <w:color w:val="000000"/>
          <w:sz w:val="26"/>
          <w:szCs w:val="26"/>
        </w:rPr>
      </w:pPr>
      <w:r w:rsidRPr="009F2D87">
        <w:rPr>
          <w:color w:val="000000"/>
          <w:sz w:val="26"/>
          <w:szCs w:val="26"/>
        </w:rPr>
        <w:tab/>
      </w:r>
    </w:p>
    <w:p w14:paraId="09F9CDCA" w14:textId="77777777" w:rsidR="00C81776" w:rsidRPr="009F2D87" w:rsidRDefault="00C81776" w:rsidP="009F2D87">
      <w:pPr>
        <w:pStyle w:val="ListParagraph"/>
        <w:spacing w:line="360" w:lineRule="auto"/>
        <w:ind w:left="420"/>
        <w:rPr>
          <w:rFonts w:cs="Times New Roman"/>
          <w:sz w:val="28"/>
          <w:szCs w:val="28"/>
          <w:lang w:val="en-US"/>
        </w:rPr>
      </w:pPr>
    </w:p>
    <w:p w14:paraId="4F587DC6" w14:textId="77777777" w:rsidR="00C81776" w:rsidRPr="009F2D87" w:rsidRDefault="00C81776" w:rsidP="009F2D87">
      <w:pPr>
        <w:pStyle w:val="ListParagraph"/>
        <w:spacing w:line="360" w:lineRule="auto"/>
        <w:ind w:left="420"/>
        <w:rPr>
          <w:rFonts w:cs="Times New Roman"/>
          <w:sz w:val="28"/>
          <w:szCs w:val="28"/>
          <w:lang w:val="en-US"/>
        </w:rPr>
      </w:pPr>
    </w:p>
    <w:p w14:paraId="10DDE209" w14:textId="1DBE094C" w:rsidR="00C81776" w:rsidRPr="00214E60" w:rsidRDefault="00AC13F6" w:rsidP="009F2D87">
      <w:pPr>
        <w:pStyle w:val="Heading2"/>
        <w:spacing w:line="360" w:lineRule="auto"/>
        <w:rPr>
          <w:rFonts w:cs="Times New Roman"/>
          <w:color w:val="2F5496" w:themeColor="accent1" w:themeShade="BF"/>
          <w:sz w:val="30"/>
          <w:szCs w:val="30"/>
        </w:rPr>
      </w:pPr>
      <w:bookmarkStart w:id="14" w:name="_Toc122478016"/>
      <w:r w:rsidRPr="00214E60">
        <w:rPr>
          <w:rFonts w:cs="Times New Roman"/>
          <w:color w:val="2F5496" w:themeColor="accent1" w:themeShade="BF"/>
          <w:sz w:val="30"/>
          <w:szCs w:val="30"/>
        </w:rPr>
        <w:lastRenderedPageBreak/>
        <w:t>Mô tả bài toán</w:t>
      </w:r>
      <w:bookmarkEnd w:id="14"/>
    </w:p>
    <w:p w14:paraId="2B35233A" w14:textId="77777777" w:rsidR="00C81776" w:rsidRPr="009F2D87" w:rsidRDefault="00C81776" w:rsidP="009F2D87">
      <w:pPr>
        <w:pStyle w:val="ListParagraph"/>
        <w:spacing w:line="360" w:lineRule="auto"/>
        <w:ind w:left="420"/>
        <w:rPr>
          <w:rFonts w:cs="Times New Roman"/>
          <w:sz w:val="28"/>
          <w:szCs w:val="28"/>
          <w:lang w:val="en-US"/>
        </w:rPr>
      </w:pPr>
    </w:p>
    <w:p w14:paraId="4E3F5211" w14:textId="77777777" w:rsidR="008A2715" w:rsidRPr="008A2715" w:rsidRDefault="008A2715" w:rsidP="008A2715">
      <w:pPr>
        <w:pStyle w:val="ListParagraph"/>
        <w:spacing w:line="360" w:lineRule="auto"/>
        <w:ind w:left="420"/>
        <w:rPr>
          <w:rFonts w:cs="Times New Roman"/>
          <w:sz w:val="28"/>
          <w:szCs w:val="28"/>
        </w:rPr>
      </w:pPr>
      <w:r w:rsidRPr="008A2715">
        <w:rPr>
          <w:rFonts w:cs="Times New Roman"/>
          <w:sz w:val="28"/>
          <w:szCs w:val="28"/>
        </w:rPr>
        <w:t xml:space="preserve">Mục tiêu của bài toán này là xây dựng một mô hình học máy để phân cụm cuộc khủng bố tại Mỹ để từ đó đưa ra các chiến lược phù hợp nhằm giúp chống lại những cuộc khủng bố, góp phần mang lại an toàn cho người dân và xã hội. </w:t>
      </w:r>
    </w:p>
    <w:p w14:paraId="6E3C339C" w14:textId="77777777" w:rsidR="008A2715" w:rsidRPr="008A2715" w:rsidRDefault="008A2715" w:rsidP="008A2715">
      <w:pPr>
        <w:pStyle w:val="ListParagraph"/>
        <w:spacing w:line="360" w:lineRule="auto"/>
        <w:ind w:left="420"/>
        <w:rPr>
          <w:rFonts w:cs="Times New Roman"/>
          <w:sz w:val="28"/>
          <w:szCs w:val="28"/>
        </w:rPr>
      </w:pPr>
      <w:r w:rsidRPr="008A2715">
        <w:rPr>
          <w:rFonts w:cs="Times New Roman"/>
          <w:b/>
          <w:bCs/>
          <w:sz w:val="28"/>
          <w:szCs w:val="28"/>
        </w:rPr>
        <w:t>Đây là project học máy kĩ thuật gom cụm với học không giám sát.</w:t>
      </w:r>
    </w:p>
    <w:p w14:paraId="30952523" w14:textId="77777777" w:rsidR="00C81776" w:rsidRPr="009F2D87" w:rsidRDefault="00C81776" w:rsidP="009F2D87">
      <w:pPr>
        <w:pStyle w:val="ListParagraph"/>
        <w:spacing w:line="360" w:lineRule="auto"/>
        <w:ind w:left="420"/>
        <w:rPr>
          <w:rFonts w:cs="Times New Roman"/>
          <w:sz w:val="28"/>
          <w:szCs w:val="28"/>
          <w:lang w:val="en-US"/>
        </w:rPr>
      </w:pPr>
    </w:p>
    <w:p w14:paraId="64BE8AFA" w14:textId="3A97E3EB" w:rsidR="00C81776" w:rsidRPr="00214E60" w:rsidRDefault="00C81776" w:rsidP="009F2D87">
      <w:pPr>
        <w:pStyle w:val="Heading2"/>
        <w:spacing w:line="360" w:lineRule="auto"/>
        <w:rPr>
          <w:rFonts w:cs="Times New Roman"/>
          <w:color w:val="2F5496" w:themeColor="accent1" w:themeShade="BF"/>
          <w:sz w:val="30"/>
          <w:szCs w:val="30"/>
        </w:rPr>
      </w:pPr>
      <w:bookmarkStart w:id="15" w:name="_Toc122478017"/>
      <w:r w:rsidRPr="00214E60">
        <w:rPr>
          <w:rFonts w:cs="Times New Roman"/>
          <w:color w:val="2F5496" w:themeColor="accent1" w:themeShade="BF"/>
          <w:sz w:val="30"/>
          <w:szCs w:val="30"/>
        </w:rPr>
        <w:t>Kỹ thuật tiền xử lý dữ liệu được lựa chọn</w:t>
      </w:r>
      <w:bookmarkEnd w:id="15"/>
    </w:p>
    <w:p w14:paraId="443536E2" w14:textId="0B0E99C7" w:rsidR="003D0D27" w:rsidRPr="009F2D87" w:rsidRDefault="003D0D27" w:rsidP="00DD7266">
      <w:pPr>
        <w:pStyle w:val="ListParagraph"/>
        <w:numPr>
          <w:ilvl w:val="0"/>
          <w:numId w:val="42"/>
        </w:numPr>
        <w:spacing w:line="360" w:lineRule="auto"/>
        <w:ind w:hanging="371"/>
        <w:rPr>
          <w:rFonts w:cs="Times New Roman"/>
          <w:color w:val="000000"/>
        </w:rPr>
      </w:pPr>
      <w:r w:rsidRPr="009F2D87">
        <w:rPr>
          <w:rFonts w:cs="Times New Roman"/>
          <w:color w:val="000000"/>
        </w:rPr>
        <w:t>Tìm cột không cần thiết.</w:t>
      </w:r>
    </w:p>
    <w:p w14:paraId="48874D8C" w14:textId="6A1198E3" w:rsidR="003D0D27" w:rsidRPr="009F2D87" w:rsidRDefault="003D0D27" w:rsidP="00DD7266">
      <w:pPr>
        <w:pStyle w:val="ListParagraph"/>
        <w:numPr>
          <w:ilvl w:val="0"/>
          <w:numId w:val="42"/>
        </w:numPr>
        <w:spacing w:line="360" w:lineRule="auto"/>
        <w:ind w:hanging="371"/>
        <w:rPr>
          <w:rFonts w:cs="Times New Roman"/>
          <w:color w:val="000000"/>
        </w:rPr>
      </w:pPr>
      <w:r w:rsidRPr="009F2D87">
        <w:rPr>
          <w:rFonts w:cs="Times New Roman"/>
          <w:color w:val="000000"/>
        </w:rPr>
        <w:t>Tìm cột thiếu dữ liệu (missing values) .</w:t>
      </w:r>
    </w:p>
    <w:p w14:paraId="09B6DEB6" w14:textId="4023389F" w:rsidR="003D0D27" w:rsidRPr="009F2D87" w:rsidRDefault="003D0D27" w:rsidP="00DD7266">
      <w:pPr>
        <w:pStyle w:val="ListParagraph"/>
        <w:numPr>
          <w:ilvl w:val="0"/>
          <w:numId w:val="42"/>
        </w:numPr>
        <w:spacing w:line="360" w:lineRule="auto"/>
        <w:ind w:hanging="371"/>
        <w:rPr>
          <w:rFonts w:cs="Times New Roman"/>
          <w:color w:val="000000"/>
        </w:rPr>
      </w:pPr>
      <w:r w:rsidRPr="009F2D87">
        <w:rPr>
          <w:rFonts w:cs="Times New Roman"/>
          <w:color w:val="000000"/>
        </w:rPr>
        <w:t>Tìm những cột chỉ có 1 giá trị.</w:t>
      </w:r>
    </w:p>
    <w:p w14:paraId="478AA058" w14:textId="224004C7" w:rsidR="003D0D27" w:rsidRPr="009F2D87" w:rsidRDefault="003D0D27" w:rsidP="00DD7266">
      <w:pPr>
        <w:pStyle w:val="ListParagraph"/>
        <w:numPr>
          <w:ilvl w:val="0"/>
          <w:numId w:val="42"/>
        </w:numPr>
        <w:spacing w:line="360" w:lineRule="auto"/>
        <w:ind w:hanging="371"/>
        <w:rPr>
          <w:rFonts w:cs="Times New Roman"/>
          <w:color w:val="000000"/>
        </w:rPr>
      </w:pPr>
      <w:r w:rsidRPr="009F2D87">
        <w:rPr>
          <w:rFonts w:cs="Times New Roman"/>
          <w:color w:val="000000"/>
        </w:rPr>
        <w:t>Chuyển các thuộc tính Object thành Numeric.</w:t>
      </w:r>
    </w:p>
    <w:p w14:paraId="494C4BE0" w14:textId="39D44DFD" w:rsidR="00C81776" w:rsidRPr="004E56DC" w:rsidRDefault="003D0D27" w:rsidP="00DD7266">
      <w:pPr>
        <w:pStyle w:val="ListParagraph"/>
        <w:numPr>
          <w:ilvl w:val="0"/>
          <w:numId w:val="42"/>
        </w:numPr>
        <w:spacing w:line="360" w:lineRule="auto"/>
        <w:ind w:hanging="371"/>
        <w:rPr>
          <w:rFonts w:cs="Times New Roman"/>
          <w:color w:val="000000"/>
        </w:rPr>
      </w:pPr>
      <w:r w:rsidRPr="009F2D87">
        <w:rPr>
          <w:rFonts w:cs="Times New Roman"/>
          <w:color w:val="000000"/>
        </w:rPr>
        <w:t>Mô tả các thành phần của dữ liệu (count,min/max, mean, std)</w:t>
      </w:r>
    </w:p>
    <w:p w14:paraId="31283F4A" w14:textId="6B933F7F" w:rsidR="00C81776" w:rsidRPr="00D86AE2" w:rsidRDefault="00C81776" w:rsidP="009F2D87">
      <w:pPr>
        <w:pStyle w:val="Heading2"/>
        <w:spacing w:line="360" w:lineRule="auto"/>
        <w:rPr>
          <w:rFonts w:cs="Times New Roman"/>
          <w:color w:val="2F5496" w:themeColor="accent1" w:themeShade="BF"/>
          <w:sz w:val="30"/>
          <w:szCs w:val="30"/>
        </w:rPr>
      </w:pPr>
      <w:bookmarkStart w:id="16" w:name="_Toc122478018"/>
      <w:r w:rsidRPr="00D86AE2">
        <w:rPr>
          <w:rFonts w:cs="Times New Roman"/>
          <w:color w:val="2F5496" w:themeColor="accent1" w:themeShade="BF"/>
          <w:sz w:val="30"/>
          <w:szCs w:val="30"/>
        </w:rPr>
        <w:t>Thuật toán khai thác dữ liệu được lựa chọn</w:t>
      </w:r>
      <w:bookmarkEnd w:id="16"/>
    </w:p>
    <w:p w14:paraId="44A74DFD" w14:textId="431DFEBD" w:rsidR="00D60928" w:rsidRPr="00D86AE2" w:rsidRDefault="009407FE" w:rsidP="004E56DC">
      <w:pPr>
        <w:pStyle w:val="Heading3"/>
        <w:spacing w:line="360" w:lineRule="auto"/>
        <w:ind w:left="1134"/>
        <w:rPr>
          <w:rFonts w:cs="Times New Roman"/>
          <w:color w:val="2F5496" w:themeColor="accent1" w:themeShade="BF"/>
          <w:sz w:val="30"/>
          <w:szCs w:val="30"/>
        </w:rPr>
      </w:pPr>
      <w:bookmarkStart w:id="17" w:name="_Toc122478019"/>
      <w:r w:rsidRPr="00D86AE2">
        <w:rPr>
          <w:rFonts w:cs="Times New Roman"/>
          <w:color w:val="2F5496" w:themeColor="accent1" w:themeShade="BF"/>
          <w:sz w:val="30"/>
          <w:szCs w:val="30"/>
        </w:rPr>
        <w:t>Thuật toán K-Means</w:t>
      </w:r>
      <w:bookmarkEnd w:id="17"/>
    </w:p>
    <w:p w14:paraId="301B4973" w14:textId="0B7DE978" w:rsidR="001C0619" w:rsidRPr="009F2D87" w:rsidRDefault="001C0619" w:rsidP="004E56DC">
      <w:pPr>
        <w:pStyle w:val="BodyText"/>
        <w:spacing w:before="187" w:line="360" w:lineRule="auto"/>
        <w:ind w:left="1134" w:right="108"/>
        <w:rPr>
          <w:lang w:val="vi-VN"/>
        </w:rPr>
      </w:pPr>
      <w:r w:rsidRPr="009F2D87">
        <w:rPr>
          <w:lang w:val="vi-VN"/>
        </w:rPr>
        <w:t>Thuật toán phân cụm K-means là một thuật toán phân cụm đơn giản thuộc loại học không giám sát</w:t>
      </w:r>
      <w:r w:rsidRPr="009F2D87">
        <w:t xml:space="preserve"> </w:t>
      </w:r>
      <w:r w:rsidRPr="009F2D87">
        <w:rPr>
          <w:lang w:val="vi-VN"/>
        </w:rPr>
        <w:t>(tức là dữ liệu không có nhãn) và được sử dụng để giải quyết bài toán phân cụm</w:t>
      </w:r>
      <w:r w:rsidRPr="009F2D87">
        <w:rPr>
          <w:color w:val="222222"/>
          <w:shd w:val="clear" w:color="auto" w:fill="FFFFFF"/>
          <w:lang w:val="vi-VN"/>
        </w:rPr>
        <w:t>.</w:t>
      </w:r>
      <w:r w:rsidRPr="009F2D87">
        <w:rPr>
          <w:color w:val="222222"/>
          <w:shd w:val="clear" w:color="auto" w:fill="FFFFFF"/>
        </w:rPr>
        <w:t xml:space="preserve"> Và </w:t>
      </w:r>
      <w:r w:rsidRPr="009F2D87">
        <w:rPr>
          <w:lang w:val="vi-VN"/>
        </w:rPr>
        <w:t>là một phương pháp được sử dụng trong phân tích tính chất cụm của dữ liệu. Nó đặc biệt được sử dụng nhiều trong khai phá dữ liệu và thống kê. K-Means phân vùng dữ liệu thành k cụm khác nhau. Giải thuật này giúp xác định được dữ liệu thuộc về cụm (Cluster) nào.</w:t>
      </w:r>
    </w:p>
    <w:p w14:paraId="21DD8A36" w14:textId="6AB2BAF9" w:rsidR="001C0619" w:rsidRPr="009F2D87" w:rsidRDefault="001C0619" w:rsidP="004E56DC">
      <w:pPr>
        <w:pStyle w:val="BodyText"/>
        <w:spacing w:before="187" w:line="360" w:lineRule="auto"/>
        <w:ind w:left="1134" w:right="108"/>
        <w:rPr>
          <w:lang w:val="vi-VN"/>
        </w:rPr>
      </w:pPr>
      <w:r w:rsidRPr="009F2D87">
        <w:rPr>
          <w:lang w:val="vi-VN"/>
        </w:rPr>
        <w:t>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r w:rsidR="00944D4D" w:rsidRPr="009F2D87">
        <w:rPr>
          <w:lang w:val="vi-VN"/>
        </w:rPr>
        <w:tab/>
      </w:r>
    </w:p>
    <w:p w14:paraId="72B9ED29" w14:textId="6B08AA64" w:rsidR="00944D4D" w:rsidRPr="009F2D87" w:rsidRDefault="00944D4D" w:rsidP="00B4171B">
      <w:pPr>
        <w:pStyle w:val="BodyText"/>
        <w:spacing w:before="187" w:line="360" w:lineRule="auto"/>
        <w:ind w:right="108"/>
        <w:jc w:val="center"/>
        <w:rPr>
          <w:lang w:val="vi-VN"/>
        </w:rPr>
      </w:pPr>
      <w:r w:rsidRPr="009F2D87">
        <w:rPr>
          <w:noProof/>
        </w:rPr>
        <w:lastRenderedPageBreak/>
        <w:drawing>
          <wp:inline distT="0" distB="0" distL="0" distR="0" wp14:anchorId="49851B0B" wp14:editId="478F99B6">
            <wp:extent cx="4940300" cy="3390900"/>
            <wp:effectExtent l="0" t="0" r="0" b="0"/>
            <wp:docPr id="2" name="Picture 2"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ơ b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300" cy="3390900"/>
                    </a:xfrm>
                    <a:prstGeom prst="rect">
                      <a:avLst/>
                    </a:prstGeom>
                    <a:noFill/>
                    <a:ln>
                      <a:noFill/>
                    </a:ln>
                  </pic:spPr>
                </pic:pic>
              </a:graphicData>
            </a:graphic>
          </wp:inline>
        </w:drawing>
      </w:r>
    </w:p>
    <w:p w14:paraId="577D1672" w14:textId="6D2FDBE9" w:rsidR="00271638" w:rsidRPr="00D86AE2" w:rsidRDefault="00271638" w:rsidP="00B4171B">
      <w:pPr>
        <w:pStyle w:val="BodyText"/>
        <w:spacing w:before="187" w:line="360" w:lineRule="auto"/>
        <w:ind w:right="108"/>
        <w:jc w:val="center"/>
        <w:rPr>
          <w:b/>
          <w:color w:val="2F5496" w:themeColor="accent1" w:themeShade="BF"/>
        </w:rPr>
      </w:pPr>
      <w:r w:rsidRPr="00D86AE2">
        <w:rPr>
          <w:b/>
          <w:color w:val="2F5496" w:themeColor="accent1" w:themeShade="BF"/>
        </w:rPr>
        <w:t>Hình 1</w:t>
      </w:r>
      <w:r w:rsidR="007E50BA" w:rsidRPr="00D86AE2">
        <w:rPr>
          <w:b/>
          <w:color w:val="2F5496" w:themeColor="accent1" w:themeShade="BF"/>
        </w:rPr>
        <w:t>.</w:t>
      </w:r>
      <w:r w:rsidRPr="00D86AE2">
        <w:rPr>
          <w:b/>
          <w:color w:val="2F5496" w:themeColor="accent1" w:themeShade="BF"/>
        </w:rPr>
        <w:t xml:space="preserve">  Kết quả phân cụm bằng thuật toán k-means</w:t>
      </w:r>
    </w:p>
    <w:p w14:paraId="5DA0C37F" w14:textId="77777777" w:rsidR="00261772" w:rsidRPr="00B4171B" w:rsidRDefault="00261772" w:rsidP="008A471E">
      <w:pPr>
        <w:pStyle w:val="BodyText"/>
        <w:numPr>
          <w:ilvl w:val="0"/>
          <w:numId w:val="1"/>
        </w:numPr>
        <w:spacing w:before="187" w:line="360" w:lineRule="auto"/>
        <w:ind w:left="1701" w:right="108"/>
        <w:rPr>
          <w:bCs/>
        </w:rPr>
      </w:pPr>
      <w:r w:rsidRPr="00B4171B">
        <w:rPr>
          <w:bCs/>
          <w:sz w:val="28"/>
        </w:rPr>
        <w:t xml:space="preserve">Ý tưởng của thuật toán </w:t>
      </w:r>
      <w:r w:rsidRPr="00B4171B">
        <w:rPr>
          <w:bCs/>
        </w:rPr>
        <w:t>:</w:t>
      </w:r>
    </w:p>
    <w:p w14:paraId="7B78C5DC" w14:textId="77777777" w:rsidR="00261772" w:rsidRPr="00B4171B" w:rsidRDefault="00261772" w:rsidP="008A471E">
      <w:pPr>
        <w:pStyle w:val="BodyText"/>
        <w:numPr>
          <w:ilvl w:val="0"/>
          <w:numId w:val="2"/>
        </w:numPr>
        <w:spacing w:before="187" w:line="360" w:lineRule="auto"/>
        <w:ind w:left="2127" w:right="108"/>
        <w:rPr>
          <w:bCs/>
          <w:lang w:val="vi-VN"/>
        </w:rPr>
      </w:pPr>
      <w:r w:rsidRPr="00B4171B">
        <w:rPr>
          <w:bCs/>
        </w:rPr>
        <w:t xml:space="preserve">Bước 1: </w:t>
      </w:r>
      <w:r w:rsidRPr="00B4171B">
        <w:rPr>
          <w:bCs/>
          <w:lang w:val="vi-VN"/>
        </w:rPr>
        <w:t>  Chọn ngẫu nhiên K tâm (centroid) cho K cụm (cluster). Mỗi cụm được đại diện bằng các tâm của cụm.</w:t>
      </w:r>
    </w:p>
    <w:p w14:paraId="634B8A3F" w14:textId="77777777" w:rsidR="00261772" w:rsidRPr="00B4171B" w:rsidRDefault="00261772" w:rsidP="008A471E">
      <w:pPr>
        <w:pStyle w:val="BodyText"/>
        <w:numPr>
          <w:ilvl w:val="0"/>
          <w:numId w:val="2"/>
        </w:numPr>
        <w:spacing w:before="187" w:line="360" w:lineRule="auto"/>
        <w:ind w:left="2127" w:right="108"/>
        <w:rPr>
          <w:bCs/>
        </w:rPr>
      </w:pPr>
      <w:r w:rsidRPr="00B4171B">
        <w:rPr>
          <w:bCs/>
        </w:rPr>
        <w:t xml:space="preserve">Bước </w:t>
      </w:r>
      <w:r w:rsidRPr="00B4171B">
        <w:rPr>
          <w:bCs/>
          <w:lang w:val="vi-VN"/>
        </w:rPr>
        <w:t>2: </w:t>
      </w:r>
      <w:r w:rsidRPr="00B4171B">
        <w:rPr>
          <w:bCs/>
        </w:rPr>
        <w:t xml:space="preserve"> </w:t>
      </w:r>
      <w:r w:rsidRPr="00B4171B">
        <w:rPr>
          <w:bCs/>
          <w:lang w:val="vi-VN"/>
        </w:rPr>
        <w:t>Tính khoảng cách giữa các đối tượng (objects) đến K tâm (thường dùng khoảng cách Euclidean)</w:t>
      </w:r>
      <w:r w:rsidRPr="00B4171B">
        <w:rPr>
          <w:bCs/>
        </w:rPr>
        <w:t>.</w:t>
      </w:r>
    </w:p>
    <w:p w14:paraId="64038081" w14:textId="77777777" w:rsidR="00261772" w:rsidRPr="00B4171B" w:rsidRDefault="00261772" w:rsidP="008A471E">
      <w:pPr>
        <w:pStyle w:val="BodyText"/>
        <w:numPr>
          <w:ilvl w:val="0"/>
          <w:numId w:val="2"/>
        </w:numPr>
        <w:spacing w:before="187" w:line="360" w:lineRule="auto"/>
        <w:ind w:left="2127" w:right="108"/>
        <w:rPr>
          <w:bCs/>
        </w:rPr>
      </w:pPr>
      <w:r w:rsidRPr="00B4171B">
        <w:rPr>
          <w:bCs/>
        </w:rPr>
        <w:t xml:space="preserve">Bước </w:t>
      </w:r>
      <w:r w:rsidRPr="00B4171B">
        <w:rPr>
          <w:bCs/>
          <w:lang w:val="vi-VN"/>
        </w:rPr>
        <w:t>3:  Nhóm các đối tượng vào nhóm gần nhất</w:t>
      </w:r>
      <w:r w:rsidRPr="00B4171B">
        <w:rPr>
          <w:bCs/>
        </w:rPr>
        <w:t>.</w:t>
      </w:r>
    </w:p>
    <w:p w14:paraId="7565CB19" w14:textId="77777777" w:rsidR="00261772" w:rsidRPr="00B4171B" w:rsidRDefault="00261772" w:rsidP="008A471E">
      <w:pPr>
        <w:pStyle w:val="BodyText"/>
        <w:numPr>
          <w:ilvl w:val="0"/>
          <w:numId w:val="2"/>
        </w:numPr>
        <w:spacing w:before="187" w:line="360" w:lineRule="auto"/>
        <w:ind w:left="2127" w:right="108"/>
        <w:rPr>
          <w:bCs/>
        </w:rPr>
      </w:pPr>
      <w:r w:rsidRPr="00B4171B">
        <w:rPr>
          <w:bCs/>
        </w:rPr>
        <w:t xml:space="preserve">Bước </w:t>
      </w:r>
      <w:r w:rsidRPr="00B4171B">
        <w:rPr>
          <w:bCs/>
          <w:lang w:val="vi-VN"/>
        </w:rPr>
        <w:t>4:  Xác định lại tâm mới cho các nhóm</w:t>
      </w:r>
      <w:r w:rsidRPr="00B4171B">
        <w:rPr>
          <w:bCs/>
        </w:rPr>
        <w:t>.</w:t>
      </w:r>
    </w:p>
    <w:p w14:paraId="5D2D700C" w14:textId="77777777" w:rsidR="00261772" w:rsidRPr="00B4171B" w:rsidRDefault="00261772" w:rsidP="008A471E">
      <w:pPr>
        <w:pStyle w:val="BodyText"/>
        <w:numPr>
          <w:ilvl w:val="0"/>
          <w:numId w:val="2"/>
        </w:numPr>
        <w:spacing w:before="187" w:line="360" w:lineRule="auto"/>
        <w:ind w:left="2127" w:right="108"/>
        <w:rPr>
          <w:bCs/>
        </w:rPr>
      </w:pPr>
      <w:r w:rsidRPr="00B4171B">
        <w:rPr>
          <w:bCs/>
        </w:rPr>
        <w:t xml:space="preserve">Bước </w:t>
      </w:r>
      <w:r w:rsidRPr="00B4171B">
        <w:rPr>
          <w:bCs/>
          <w:lang w:val="vi-VN"/>
        </w:rPr>
        <w:t>5: </w:t>
      </w:r>
      <w:r w:rsidRPr="00B4171B">
        <w:rPr>
          <w:bCs/>
        </w:rPr>
        <w:t xml:space="preserve"> </w:t>
      </w:r>
      <w:r w:rsidRPr="00B4171B">
        <w:rPr>
          <w:bCs/>
          <w:lang w:val="vi-VN"/>
        </w:rPr>
        <w:t>Thực hiện lại bước 2 cho đến khi không có sự thay đổi nhóm nào của các đối tượng</w:t>
      </w:r>
      <w:r w:rsidRPr="00B4171B">
        <w:rPr>
          <w:bCs/>
        </w:rPr>
        <w:t>.</w:t>
      </w:r>
    </w:p>
    <w:p w14:paraId="73355B70" w14:textId="77777777" w:rsidR="00CC4305" w:rsidRPr="00B4171B" w:rsidRDefault="00CC4305" w:rsidP="008A471E">
      <w:pPr>
        <w:pStyle w:val="BodyText"/>
        <w:numPr>
          <w:ilvl w:val="0"/>
          <w:numId w:val="6"/>
        </w:numPr>
        <w:spacing w:before="187" w:line="360" w:lineRule="auto"/>
        <w:ind w:left="1701" w:right="108"/>
        <w:rPr>
          <w:bCs/>
        </w:rPr>
      </w:pPr>
      <w:r w:rsidRPr="00B4171B">
        <w:rPr>
          <w:bCs/>
          <w:sz w:val="28"/>
        </w:rPr>
        <w:t xml:space="preserve">Ưu điểm </w:t>
      </w:r>
      <w:r w:rsidRPr="00B4171B">
        <w:rPr>
          <w:bCs/>
        </w:rPr>
        <w:t>:</w:t>
      </w:r>
    </w:p>
    <w:p w14:paraId="6101BBA4" w14:textId="77777777" w:rsidR="00CC4305" w:rsidRPr="009F2D87" w:rsidRDefault="00CC4305" w:rsidP="008A471E">
      <w:pPr>
        <w:pStyle w:val="BodyText"/>
        <w:numPr>
          <w:ilvl w:val="0"/>
          <w:numId w:val="3"/>
        </w:numPr>
        <w:spacing w:before="187" w:line="360" w:lineRule="auto"/>
        <w:ind w:left="2127" w:right="108" w:hanging="284"/>
      </w:pPr>
      <w:r w:rsidRPr="009F2D87">
        <w:t>Dễ dàng thực hiện.</w:t>
      </w:r>
    </w:p>
    <w:p w14:paraId="1A886869" w14:textId="77777777" w:rsidR="00CC4305" w:rsidRPr="009F2D87" w:rsidRDefault="00CC4305" w:rsidP="008A471E">
      <w:pPr>
        <w:pStyle w:val="BodyText"/>
        <w:numPr>
          <w:ilvl w:val="0"/>
          <w:numId w:val="3"/>
        </w:numPr>
        <w:spacing w:before="187" w:line="360" w:lineRule="auto"/>
        <w:ind w:left="2127" w:right="108" w:hanging="284"/>
      </w:pPr>
      <w:r w:rsidRPr="009F2D87">
        <w:t xml:space="preserve">Chia dữ liệu thành những tập lớn và đảm bảo sự hội tụ của các phần tử </w:t>
      </w:r>
      <w:r w:rsidRPr="009F2D87">
        <w:lastRenderedPageBreak/>
        <w:t>trong cụm.</w:t>
      </w:r>
    </w:p>
    <w:p w14:paraId="7E1A31D9" w14:textId="77777777" w:rsidR="00CC4305" w:rsidRPr="009F2D87" w:rsidRDefault="00CC4305" w:rsidP="008A471E">
      <w:pPr>
        <w:pStyle w:val="BodyText"/>
        <w:numPr>
          <w:ilvl w:val="0"/>
          <w:numId w:val="3"/>
        </w:numPr>
        <w:spacing w:before="187" w:line="360" w:lineRule="auto"/>
        <w:ind w:left="2127" w:right="108" w:hanging="284"/>
      </w:pPr>
      <w:r w:rsidRPr="009F2D87">
        <w:t>Với một số lượng lớn các biến, K-Means có thể nhanh hơn về mặt tính toán so với phân cụm phân cấp (nếu K nhỏ).</w:t>
      </w:r>
    </w:p>
    <w:p w14:paraId="4DF74A64" w14:textId="77777777" w:rsidR="00CC4305" w:rsidRPr="009F2D87" w:rsidRDefault="00CC4305" w:rsidP="008A471E">
      <w:pPr>
        <w:pStyle w:val="BodyText"/>
        <w:numPr>
          <w:ilvl w:val="0"/>
          <w:numId w:val="3"/>
        </w:numPr>
        <w:spacing w:before="187" w:line="360" w:lineRule="auto"/>
        <w:ind w:left="2127" w:right="108" w:hanging="284"/>
      </w:pPr>
      <w:r w:rsidRPr="009F2D87">
        <w:t>K-means có thể tạo ra nhiều cụm hơn so với phân cụm phân cấp.</w:t>
      </w:r>
    </w:p>
    <w:p w14:paraId="22EDC236" w14:textId="77777777" w:rsidR="00CC4305" w:rsidRPr="009F2D87" w:rsidRDefault="00CC4305" w:rsidP="008A471E">
      <w:pPr>
        <w:pStyle w:val="BodyText"/>
        <w:numPr>
          <w:ilvl w:val="0"/>
          <w:numId w:val="3"/>
        </w:numPr>
        <w:spacing w:before="187" w:line="360" w:lineRule="auto"/>
        <w:ind w:left="2127" w:right="108" w:hanging="284"/>
      </w:pPr>
      <w:r w:rsidRPr="009F2D87">
        <w:t>K-Means tạo ra các cụm chặt chẽ hơn so với phân cụm phân cấp, đặc biệt nếu các cụm là hình cầu.</w:t>
      </w:r>
    </w:p>
    <w:p w14:paraId="164049F7" w14:textId="77777777" w:rsidR="00CC4305" w:rsidRPr="00B4171B" w:rsidRDefault="00CC4305" w:rsidP="008A471E">
      <w:pPr>
        <w:pStyle w:val="BodyText"/>
        <w:numPr>
          <w:ilvl w:val="0"/>
          <w:numId w:val="4"/>
        </w:numPr>
        <w:spacing w:before="187" w:line="360" w:lineRule="auto"/>
        <w:ind w:left="1701" w:right="108"/>
        <w:rPr>
          <w:bCs/>
        </w:rPr>
      </w:pPr>
      <w:r w:rsidRPr="00B4171B">
        <w:rPr>
          <w:bCs/>
          <w:sz w:val="28"/>
        </w:rPr>
        <w:t xml:space="preserve">Nhược điểm </w:t>
      </w:r>
      <w:r w:rsidRPr="00B4171B">
        <w:rPr>
          <w:bCs/>
        </w:rPr>
        <w:t>:</w:t>
      </w:r>
    </w:p>
    <w:p w14:paraId="3B6252FC" w14:textId="77777777" w:rsidR="00CC4305" w:rsidRPr="009F2D87" w:rsidRDefault="00CC4305" w:rsidP="008A471E">
      <w:pPr>
        <w:pStyle w:val="BodyText"/>
        <w:numPr>
          <w:ilvl w:val="0"/>
          <w:numId w:val="5"/>
        </w:numPr>
        <w:spacing w:before="187" w:line="360" w:lineRule="auto"/>
        <w:ind w:left="2127" w:right="108" w:hanging="284"/>
      </w:pPr>
      <w:r w:rsidRPr="009F2D87">
        <w:t>Người dùng phải chỉ định k (số lượng cụm) khi thực hiện.</w:t>
      </w:r>
    </w:p>
    <w:p w14:paraId="4616679C" w14:textId="77777777" w:rsidR="00CC4305" w:rsidRPr="009F2D87" w:rsidRDefault="00CC4305" w:rsidP="008A471E">
      <w:pPr>
        <w:pStyle w:val="BodyText"/>
        <w:numPr>
          <w:ilvl w:val="0"/>
          <w:numId w:val="5"/>
        </w:numPr>
        <w:spacing w:before="187" w:line="360" w:lineRule="auto"/>
        <w:ind w:left="2127" w:right="108" w:hanging="284"/>
      </w:pPr>
      <w:r w:rsidRPr="009F2D87">
        <w:t>k-means chỉ có thể xử lý dữ liệu số.</w:t>
      </w:r>
    </w:p>
    <w:p w14:paraId="6491B23F" w14:textId="77777777" w:rsidR="00CC4305" w:rsidRPr="009F2D87" w:rsidRDefault="00CC4305" w:rsidP="008A471E">
      <w:pPr>
        <w:pStyle w:val="BodyText"/>
        <w:numPr>
          <w:ilvl w:val="0"/>
          <w:numId w:val="5"/>
        </w:numPr>
        <w:spacing w:before="187" w:line="360" w:lineRule="auto"/>
        <w:ind w:left="2127" w:right="108" w:hanging="284"/>
      </w:pPr>
      <w:r w:rsidRPr="009F2D87">
        <w:t>Bị phụ thuộc vào các giá trị ban đầu.</w:t>
      </w:r>
    </w:p>
    <w:p w14:paraId="44700E47" w14:textId="77777777" w:rsidR="00CC4305" w:rsidRPr="009F2D87" w:rsidRDefault="00CC4305" w:rsidP="008A471E">
      <w:pPr>
        <w:pStyle w:val="BodyText"/>
        <w:numPr>
          <w:ilvl w:val="0"/>
          <w:numId w:val="5"/>
        </w:numPr>
        <w:spacing w:before="187" w:line="360" w:lineRule="auto"/>
        <w:ind w:left="2127" w:right="108" w:hanging="284"/>
      </w:pPr>
      <w:r w:rsidRPr="009F2D87">
        <w:t>Khi xử lý các cụm lớn, nó có thể sẽ không hoạt động tốt.</w:t>
      </w:r>
    </w:p>
    <w:p w14:paraId="19E08925" w14:textId="77777777" w:rsidR="00CC4305" w:rsidRPr="009F2D87" w:rsidRDefault="00CC4305" w:rsidP="008A471E">
      <w:pPr>
        <w:pStyle w:val="BodyText"/>
        <w:numPr>
          <w:ilvl w:val="0"/>
          <w:numId w:val="5"/>
        </w:numPr>
        <w:spacing w:before="187" w:line="360" w:lineRule="auto"/>
        <w:ind w:left="2127" w:right="108" w:hanging="284"/>
      </w:pPr>
      <w:r w:rsidRPr="009F2D87">
        <w:t>Các phân vùng ban đầu khác nhau có thể dẫn đến các cụm cuối cùng khác nhau.</w:t>
      </w:r>
    </w:p>
    <w:p w14:paraId="55FA11A1" w14:textId="77777777" w:rsidR="00CC4305" w:rsidRPr="009F2D87" w:rsidRDefault="00CC4305" w:rsidP="008A471E">
      <w:pPr>
        <w:pStyle w:val="BodyText"/>
        <w:numPr>
          <w:ilvl w:val="0"/>
          <w:numId w:val="5"/>
        </w:numPr>
        <w:spacing w:before="187" w:line="360" w:lineRule="auto"/>
        <w:ind w:left="2127" w:right="108" w:hanging="284"/>
      </w:pPr>
      <w:r w:rsidRPr="009F2D87">
        <w:t>Không hoạt động tốt với các cụm (trong dữ liệu gốc) có kích thước khác nhau và mật độ khác nhau.</w:t>
      </w:r>
    </w:p>
    <w:p w14:paraId="7AE08CD6" w14:textId="239B122E" w:rsidR="00C81776" w:rsidRPr="00D86AE2" w:rsidRDefault="000A2BB5" w:rsidP="009F2D87">
      <w:pPr>
        <w:pStyle w:val="Heading2"/>
        <w:spacing w:line="360" w:lineRule="auto"/>
        <w:rPr>
          <w:rFonts w:cs="Times New Roman"/>
          <w:color w:val="2F5496" w:themeColor="accent1" w:themeShade="BF"/>
          <w:sz w:val="30"/>
          <w:szCs w:val="30"/>
        </w:rPr>
      </w:pPr>
      <w:bookmarkStart w:id="18" w:name="_Toc122478020"/>
      <w:r w:rsidRPr="00D86AE2">
        <w:rPr>
          <w:rFonts w:cs="Times New Roman"/>
          <w:color w:val="2F5496" w:themeColor="accent1" w:themeShade="BF"/>
          <w:sz w:val="30"/>
          <w:szCs w:val="30"/>
        </w:rPr>
        <w:t>Khoảng cách Euclidean</w:t>
      </w:r>
      <w:bookmarkEnd w:id="18"/>
    </w:p>
    <w:p w14:paraId="5D2A0367" w14:textId="4115A1F5" w:rsidR="000A2BB5" w:rsidRPr="009F2D87" w:rsidRDefault="00C77D9C" w:rsidP="00B4171B">
      <w:pPr>
        <w:pStyle w:val="ListParagraph"/>
        <w:spacing w:line="360" w:lineRule="auto"/>
        <w:ind w:left="567"/>
        <w:rPr>
          <w:rFonts w:cs="Times New Roman"/>
          <w:sz w:val="30"/>
          <w:szCs w:val="30"/>
          <w:lang w:val="en-US"/>
        </w:rPr>
      </w:pPr>
      <w:r w:rsidRPr="009F2D87">
        <w:rPr>
          <w:rFonts w:cs="Times New Roman"/>
          <w:sz w:val="30"/>
          <w:szCs w:val="30"/>
          <w:lang w:val="en-US"/>
        </w:rPr>
        <w:t>Khoảng cách Euclid giữa hai điểm trong không gian Euclid là độ dài của đoạn thẳng nối hai điểm đó. Là thước đo khoảng cách tốt nhất có thể được giải thích là độ dài của một đoạn nối hai điểm.</w:t>
      </w:r>
    </w:p>
    <w:p w14:paraId="7958E9B4" w14:textId="77777777" w:rsidR="0012592B" w:rsidRPr="009F2D87" w:rsidRDefault="0012592B" w:rsidP="009F2D87">
      <w:pPr>
        <w:pStyle w:val="ListParagraph"/>
        <w:spacing w:line="360" w:lineRule="auto"/>
        <w:ind w:left="426"/>
        <w:rPr>
          <w:rFonts w:cs="Times New Roman"/>
          <w:sz w:val="30"/>
          <w:szCs w:val="30"/>
          <w:lang w:val="en-US"/>
        </w:rPr>
      </w:pPr>
    </w:p>
    <w:p w14:paraId="2D398498" w14:textId="084B12D9" w:rsidR="00C77D9C" w:rsidRPr="009F2D87" w:rsidRDefault="0012592B" w:rsidP="00B4171B">
      <w:pPr>
        <w:pStyle w:val="ListParagraph"/>
        <w:spacing w:line="360" w:lineRule="auto"/>
        <w:ind w:left="0"/>
        <w:jc w:val="center"/>
        <w:rPr>
          <w:rFonts w:cs="Times New Roman"/>
          <w:sz w:val="30"/>
          <w:szCs w:val="30"/>
          <w:lang w:val="en-US"/>
        </w:rPr>
      </w:pPr>
      <w:r w:rsidRPr="009F2D87">
        <w:rPr>
          <w:rFonts w:cs="Times New Roman"/>
          <w:noProof/>
        </w:rPr>
        <w:lastRenderedPageBreak/>
        <w:drawing>
          <wp:inline distT="0" distB="0" distL="0" distR="0" wp14:anchorId="4C66DC60" wp14:editId="442987C9">
            <wp:extent cx="2876550" cy="2838450"/>
            <wp:effectExtent l="0" t="0" r="0" b="0"/>
            <wp:docPr id="3" name="Picture 3" descr="Distance Measure tro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ance Measure trong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2838450"/>
                    </a:xfrm>
                    <a:prstGeom prst="rect">
                      <a:avLst/>
                    </a:prstGeom>
                    <a:noFill/>
                    <a:ln>
                      <a:noFill/>
                    </a:ln>
                  </pic:spPr>
                </pic:pic>
              </a:graphicData>
            </a:graphic>
          </wp:inline>
        </w:drawing>
      </w:r>
    </w:p>
    <w:p w14:paraId="745EAC82" w14:textId="4CF6DECD" w:rsidR="000A2BB5" w:rsidRPr="00D86AE2" w:rsidRDefault="00D36F63" w:rsidP="00B4171B">
      <w:pPr>
        <w:spacing w:line="360" w:lineRule="auto"/>
        <w:jc w:val="center"/>
        <w:rPr>
          <w:rFonts w:cs="Times New Roman"/>
          <w:color w:val="2F5496" w:themeColor="accent1" w:themeShade="BF"/>
          <w:szCs w:val="26"/>
        </w:rPr>
      </w:pPr>
      <w:r w:rsidRPr="00D86AE2">
        <w:rPr>
          <w:rFonts w:cs="Times New Roman"/>
          <w:b/>
          <w:color w:val="2F5496" w:themeColor="accent1" w:themeShade="BF"/>
          <w:szCs w:val="26"/>
        </w:rPr>
        <w:t xml:space="preserve">Hình </w:t>
      </w:r>
      <w:r w:rsidR="007E50BA" w:rsidRPr="00D86AE2">
        <w:rPr>
          <w:rFonts w:cs="Times New Roman"/>
          <w:b/>
          <w:iCs/>
          <w:color w:val="2F5496" w:themeColor="accent1" w:themeShade="BF"/>
          <w:szCs w:val="26"/>
        </w:rPr>
        <w:t>2.</w:t>
      </w:r>
      <w:r w:rsidRPr="00D86AE2">
        <w:rPr>
          <w:rFonts w:cs="Times New Roman"/>
          <w:b/>
          <w:color w:val="2F5496" w:themeColor="accent1" w:themeShade="BF"/>
          <w:szCs w:val="26"/>
        </w:rPr>
        <w:t xml:space="preserve"> Hình ảnh khoảng cách Euclidean</w:t>
      </w:r>
    </w:p>
    <w:p w14:paraId="5BF1208B" w14:textId="77777777" w:rsidR="00E0040E" w:rsidRPr="009F2D87" w:rsidRDefault="00E0040E" w:rsidP="008A471E">
      <w:pPr>
        <w:pStyle w:val="ListParagraph"/>
        <w:numPr>
          <w:ilvl w:val="0"/>
          <w:numId w:val="4"/>
        </w:numPr>
        <w:spacing w:line="360" w:lineRule="auto"/>
        <w:ind w:left="1134" w:hanging="283"/>
        <w:rPr>
          <w:rFonts w:cs="Times New Roman"/>
          <w:sz w:val="28"/>
          <w:szCs w:val="28"/>
          <w:lang w:val="en-US"/>
        </w:rPr>
      </w:pPr>
      <w:r w:rsidRPr="009F2D87">
        <w:rPr>
          <w:rFonts w:cs="Times New Roman"/>
          <w:sz w:val="28"/>
          <w:szCs w:val="28"/>
          <w:lang w:val="en-US"/>
        </w:rPr>
        <w:t>Công thức :</w:t>
      </w:r>
    </w:p>
    <w:p w14:paraId="086B80D7" w14:textId="77777777" w:rsidR="0012287B" w:rsidRPr="009F2D87" w:rsidRDefault="0012287B" w:rsidP="009F2D87">
      <w:pPr>
        <w:pStyle w:val="ListParagraph"/>
        <w:spacing w:line="360" w:lineRule="auto"/>
        <w:ind w:left="1221"/>
        <w:rPr>
          <w:rFonts w:cs="Times New Roman"/>
          <w:sz w:val="28"/>
          <w:szCs w:val="28"/>
          <w:lang w:val="en-US"/>
        </w:rPr>
      </w:pPr>
    </w:p>
    <w:p w14:paraId="1387D9CB" w14:textId="69F9AED2" w:rsidR="00C81776" w:rsidRPr="009F2D87" w:rsidRDefault="0012287B" w:rsidP="009F2D87">
      <w:pPr>
        <w:pStyle w:val="ListParagraph"/>
        <w:spacing w:line="360" w:lineRule="auto"/>
        <w:ind w:left="1418"/>
        <w:jc w:val="center"/>
        <w:rPr>
          <w:rFonts w:cs="Times New Roman"/>
          <w:sz w:val="28"/>
          <w:szCs w:val="28"/>
          <w:lang w:val="en-US"/>
        </w:rPr>
      </w:pPr>
      <w:r w:rsidRPr="009F2D87">
        <w:rPr>
          <w:rFonts w:cs="Times New Roman"/>
          <w:noProof/>
        </w:rPr>
        <w:drawing>
          <wp:inline distT="0" distB="0" distL="0" distR="0" wp14:anchorId="2AB4AA5F" wp14:editId="5D665FDA">
            <wp:extent cx="3014663" cy="895350"/>
            <wp:effectExtent l="19050" t="19050" r="0" b="0"/>
            <wp:docPr id="54" name="Picture 5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with low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28672" cy="899511"/>
                    </a:xfrm>
                    <a:prstGeom prst="rect">
                      <a:avLst/>
                    </a:prstGeom>
                    <a:ln>
                      <a:solidFill>
                        <a:schemeClr val="tx1"/>
                      </a:solidFill>
                    </a:ln>
                  </pic:spPr>
                </pic:pic>
              </a:graphicData>
            </a:graphic>
          </wp:inline>
        </w:drawing>
      </w:r>
    </w:p>
    <w:p w14:paraId="5DBAF186" w14:textId="77777777" w:rsidR="00C81776" w:rsidRPr="009F2D87" w:rsidRDefault="00C81776" w:rsidP="009F2D87">
      <w:pPr>
        <w:pStyle w:val="ListParagraph"/>
        <w:spacing w:line="360" w:lineRule="auto"/>
        <w:ind w:left="420"/>
        <w:rPr>
          <w:rFonts w:cs="Times New Roman"/>
          <w:sz w:val="28"/>
          <w:szCs w:val="28"/>
          <w:lang w:val="en-US"/>
        </w:rPr>
      </w:pPr>
    </w:p>
    <w:p w14:paraId="789D34BE" w14:textId="77777777" w:rsidR="00AC1E14" w:rsidRPr="009F2D87" w:rsidRDefault="00AC1E14" w:rsidP="008A471E">
      <w:pPr>
        <w:pStyle w:val="ListParagraph"/>
        <w:numPr>
          <w:ilvl w:val="0"/>
          <w:numId w:val="4"/>
        </w:numPr>
        <w:spacing w:line="360" w:lineRule="auto"/>
        <w:rPr>
          <w:rFonts w:cs="Times New Roman"/>
          <w:sz w:val="28"/>
          <w:szCs w:val="28"/>
          <w:lang w:val="en-US"/>
        </w:rPr>
      </w:pPr>
      <w:r w:rsidRPr="009F2D87">
        <w:rPr>
          <w:rFonts w:cs="Times New Roman"/>
          <w:sz w:val="28"/>
          <w:szCs w:val="28"/>
          <w:lang w:val="en-US"/>
        </w:rPr>
        <w:t>Trường hợp sử dụng :</w:t>
      </w:r>
    </w:p>
    <w:p w14:paraId="69A68878" w14:textId="77777777" w:rsidR="00025E55" w:rsidRPr="009F2D87" w:rsidRDefault="00025E55" w:rsidP="008A471E">
      <w:pPr>
        <w:pStyle w:val="BodyText"/>
        <w:numPr>
          <w:ilvl w:val="0"/>
          <w:numId w:val="7"/>
        </w:numPr>
        <w:spacing w:before="187" w:line="360" w:lineRule="auto"/>
        <w:ind w:right="108"/>
      </w:pPr>
      <w:r w:rsidRPr="009F2D87">
        <w:t xml:space="preserve">Khoảng cách Euclid hoạt động hiệu quả khi bạn có dữ liệu chiều thấp và độ lớn của vector là điều quan trọng cần được đo. </w:t>
      </w:r>
    </w:p>
    <w:p w14:paraId="34CE4CB8" w14:textId="77777777" w:rsidR="00025E55" w:rsidRPr="009F2D87" w:rsidRDefault="00025E55" w:rsidP="008A471E">
      <w:pPr>
        <w:pStyle w:val="BodyText"/>
        <w:numPr>
          <w:ilvl w:val="0"/>
          <w:numId w:val="7"/>
        </w:numPr>
        <w:spacing w:before="187" w:line="360" w:lineRule="auto"/>
        <w:ind w:right="108"/>
      </w:pPr>
      <w:r w:rsidRPr="009F2D87">
        <w:t>Các thuật toán như K-nn và HDBSCAN cho kết quả tốt nếu sử dụng khoảng cách Euclid trên dữ liệu chiều thấp.</w:t>
      </w:r>
    </w:p>
    <w:p w14:paraId="6962029D" w14:textId="77777777" w:rsidR="00025E55" w:rsidRPr="009F2D87" w:rsidRDefault="00025E55" w:rsidP="008A471E">
      <w:pPr>
        <w:pStyle w:val="BodyText"/>
        <w:numPr>
          <w:ilvl w:val="0"/>
          <w:numId w:val="7"/>
        </w:numPr>
        <w:spacing w:before="187" w:line="360" w:lineRule="auto"/>
        <w:ind w:right="108"/>
      </w:pPr>
      <w:r w:rsidRPr="009F2D87">
        <w:t>Mặc dù nhiều biện pháp khác đã được phát triển để giải quyết những nhược điểm của khoảng cách Euclide, nó vẫn là một trong những thước đo khoảng cách được sử dụng nhiều nhất vì những lý do chính đáng. [4]</w:t>
      </w:r>
    </w:p>
    <w:p w14:paraId="700B1DB8" w14:textId="77777777" w:rsidR="00025E55" w:rsidRPr="009F2D87" w:rsidRDefault="00025E55" w:rsidP="008A471E">
      <w:pPr>
        <w:pStyle w:val="BodyText"/>
        <w:numPr>
          <w:ilvl w:val="0"/>
          <w:numId w:val="7"/>
        </w:numPr>
        <w:spacing w:before="187" w:line="360" w:lineRule="auto"/>
        <w:ind w:right="108"/>
      </w:pPr>
      <w:r w:rsidRPr="009F2D87">
        <w:t xml:space="preserve">Nó cực kỳ trực quan để sử dụng, đơn giản để thực hiện và cho thấy kết quả </w:t>
      </w:r>
      <w:r w:rsidRPr="009F2D87">
        <w:lastRenderedPageBreak/>
        <w:t>tuyệt vời trong nhiều trường hợp sử dụng.</w:t>
      </w:r>
    </w:p>
    <w:p w14:paraId="5C458F07" w14:textId="15439D60" w:rsidR="007D1AD2" w:rsidRPr="009F2D87" w:rsidRDefault="007D1AD2" w:rsidP="008A471E">
      <w:pPr>
        <w:pStyle w:val="BodyText"/>
        <w:numPr>
          <w:ilvl w:val="0"/>
          <w:numId w:val="4"/>
        </w:numPr>
        <w:spacing w:before="187" w:line="360" w:lineRule="auto"/>
        <w:ind w:left="1134" w:right="108" w:hanging="273"/>
      </w:pPr>
      <w:r w:rsidRPr="009F2D87">
        <w:t xml:space="preserve">Ưu điểm : </w:t>
      </w:r>
    </w:p>
    <w:p w14:paraId="738CDE8D" w14:textId="77777777" w:rsidR="007D1AD2" w:rsidRPr="009F2D87" w:rsidRDefault="007D1AD2" w:rsidP="008A471E">
      <w:pPr>
        <w:pStyle w:val="BodyText"/>
        <w:numPr>
          <w:ilvl w:val="0"/>
          <w:numId w:val="8"/>
        </w:numPr>
        <w:spacing w:before="187" w:line="360" w:lineRule="auto"/>
        <w:ind w:right="108"/>
      </w:pPr>
      <w:r w:rsidRPr="009F2D87">
        <w:t>Được sử dụng phổ biến, dễ hiểu, dễ thực hiện.</w:t>
      </w:r>
    </w:p>
    <w:p w14:paraId="7E42AD59" w14:textId="77777777" w:rsidR="007D1AD2" w:rsidRPr="009F2D87" w:rsidRDefault="007D1AD2" w:rsidP="008A471E">
      <w:pPr>
        <w:pStyle w:val="BodyText"/>
        <w:numPr>
          <w:ilvl w:val="0"/>
          <w:numId w:val="8"/>
        </w:numPr>
        <w:spacing w:before="187" w:line="360" w:lineRule="auto"/>
        <w:ind w:right="108"/>
      </w:pPr>
      <w:r w:rsidRPr="009F2D87">
        <w:t>Cho kết quả tốt trong nhiều usecase.</w:t>
      </w:r>
    </w:p>
    <w:p w14:paraId="5F011F59" w14:textId="2B04F059" w:rsidR="007D1AD2" w:rsidRPr="009F2D87" w:rsidRDefault="007D1AD2" w:rsidP="008A471E">
      <w:pPr>
        <w:pStyle w:val="BodyText"/>
        <w:numPr>
          <w:ilvl w:val="0"/>
          <w:numId w:val="8"/>
        </w:numPr>
        <w:spacing w:before="187" w:line="360" w:lineRule="auto"/>
        <w:ind w:right="108"/>
      </w:pPr>
      <w:r w:rsidRPr="009F2D87">
        <w:t xml:space="preserve">Đặc biệt hiệu quả trên các tập dữ liệu ít chiều. </w:t>
      </w:r>
    </w:p>
    <w:p w14:paraId="2B83D1C3" w14:textId="77777777" w:rsidR="00FC6EEE" w:rsidRPr="009F2D87" w:rsidRDefault="00FC6EEE" w:rsidP="008A471E">
      <w:pPr>
        <w:pStyle w:val="ListParagraph"/>
        <w:numPr>
          <w:ilvl w:val="0"/>
          <w:numId w:val="4"/>
        </w:numPr>
        <w:spacing w:line="360" w:lineRule="auto"/>
        <w:rPr>
          <w:rFonts w:eastAsia="Times New Roman" w:cs="Times New Roman"/>
          <w:szCs w:val="26"/>
          <w:lang w:val="en-US"/>
        </w:rPr>
      </w:pPr>
      <w:r w:rsidRPr="009F2D87">
        <w:rPr>
          <w:rFonts w:eastAsia="Times New Roman" w:cs="Times New Roman"/>
          <w:szCs w:val="26"/>
          <w:lang w:val="en-US"/>
        </w:rPr>
        <w:t>Nhược điểm :</w:t>
      </w:r>
    </w:p>
    <w:p w14:paraId="5C914339" w14:textId="158A56AB" w:rsidR="009C27EF" w:rsidRPr="009F2D87" w:rsidRDefault="009C27EF" w:rsidP="008A471E">
      <w:pPr>
        <w:pStyle w:val="BodyText"/>
        <w:numPr>
          <w:ilvl w:val="0"/>
          <w:numId w:val="9"/>
        </w:numPr>
        <w:spacing w:before="187" w:line="360" w:lineRule="auto"/>
        <w:ind w:left="1581" w:right="108"/>
      </w:pPr>
      <w:r w:rsidRPr="009F2D87">
        <w:t xml:space="preserve">Mặc dù nó là một thước đo khoảng cách phổ biến, khoảng cách Euclide không phải là biến thể theo tỷ lệ, có nghĩa là khoảng cách được tính toán có thể bị sai lệch tùy thuộc vào đơn vị của các đối tượng địa lý. </w:t>
      </w:r>
    </w:p>
    <w:p w14:paraId="4BCCBB8C" w14:textId="77777777" w:rsidR="009C27EF" w:rsidRPr="009F2D87" w:rsidRDefault="009C27EF" w:rsidP="008A471E">
      <w:pPr>
        <w:pStyle w:val="BodyText"/>
        <w:numPr>
          <w:ilvl w:val="0"/>
          <w:numId w:val="9"/>
        </w:numPr>
        <w:spacing w:before="187" w:line="360" w:lineRule="auto"/>
        <w:ind w:left="1581" w:right="108"/>
      </w:pPr>
      <w:r w:rsidRPr="009F2D87">
        <w:t xml:space="preserve"> Cần phải chuẩn hóa dữ liệu trước khi sử dụng thước đo khoảng cách này.</w:t>
      </w:r>
    </w:p>
    <w:p w14:paraId="0843BB89" w14:textId="77777777" w:rsidR="009C27EF" w:rsidRPr="009F2D87" w:rsidRDefault="009C27EF" w:rsidP="008A471E">
      <w:pPr>
        <w:pStyle w:val="BodyText"/>
        <w:numPr>
          <w:ilvl w:val="0"/>
          <w:numId w:val="9"/>
        </w:numPr>
        <w:spacing w:before="187" w:line="360" w:lineRule="auto"/>
        <w:ind w:left="1581" w:right="108"/>
      </w:pPr>
      <w:r w:rsidRPr="009F2D87">
        <w:t>Euclide distance có thể bị ảnh hưởng bởi đơn vị của feature. Chính vì vậy cần phải thực hiện normalize trước khi tính toán.</w:t>
      </w:r>
    </w:p>
    <w:p w14:paraId="71BE2845" w14:textId="297E29CC" w:rsidR="00FC6EEE" w:rsidRPr="009F2D87" w:rsidRDefault="009C27EF" w:rsidP="008A471E">
      <w:pPr>
        <w:pStyle w:val="ListParagraph"/>
        <w:numPr>
          <w:ilvl w:val="0"/>
          <w:numId w:val="10"/>
        </w:numPr>
        <w:spacing w:line="360" w:lineRule="auto"/>
        <w:ind w:left="1581"/>
        <w:rPr>
          <w:rFonts w:eastAsia="Times New Roman" w:cs="Times New Roman"/>
          <w:szCs w:val="26"/>
          <w:lang w:val="en-US"/>
        </w:rPr>
      </w:pPr>
      <w:r w:rsidRPr="009F2D87">
        <w:rPr>
          <w:rFonts w:cs="Times New Roman"/>
          <w:szCs w:val="26"/>
        </w:rPr>
        <w:t>Khi số chiều vector space tăng lên, Euclide Distance trở nên kém hiệu quả. Một phần nguyên nhân do dữ liệu thực tế thường không chỉ nằm trong Euclide Metric Space.</w:t>
      </w:r>
    </w:p>
    <w:p w14:paraId="67D08508" w14:textId="3E71C0BE" w:rsidR="00C81776" w:rsidRPr="00D86AE2" w:rsidRDefault="00806EE1" w:rsidP="009F2D87">
      <w:pPr>
        <w:pStyle w:val="Heading2"/>
        <w:spacing w:line="360" w:lineRule="auto"/>
        <w:rPr>
          <w:rFonts w:cs="Times New Roman"/>
          <w:color w:val="2F5496" w:themeColor="accent1" w:themeShade="BF"/>
          <w:sz w:val="30"/>
          <w:szCs w:val="30"/>
        </w:rPr>
      </w:pPr>
      <w:bookmarkStart w:id="19" w:name="_Toc122478021"/>
      <w:r w:rsidRPr="00D86AE2">
        <w:rPr>
          <w:rFonts w:cs="Times New Roman"/>
          <w:color w:val="2F5496" w:themeColor="accent1" w:themeShade="BF"/>
          <w:sz w:val="30"/>
          <w:szCs w:val="30"/>
        </w:rPr>
        <w:t>Khoảng cách Manhattan</w:t>
      </w:r>
      <w:bookmarkEnd w:id="19"/>
    </w:p>
    <w:p w14:paraId="714D3953" w14:textId="77777777" w:rsidR="009D761C" w:rsidRPr="00B4171B" w:rsidRDefault="009D761C" w:rsidP="008A471E">
      <w:pPr>
        <w:pStyle w:val="ListParagraph"/>
        <w:numPr>
          <w:ilvl w:val="0"/>
          <w:numId w:val="11"/>
        </w:numPr>
        <w:spacing w:line="360" w:lineRule="auto"/>
        <w:ind w:left="1134" w:hanging="283"/>
        <w:rPr>
          <w:rFonts w:cs="Times New Roman"/>
          <w:bCs/>
          <w:szCs w:val="26"/>
        </w:rPr>
      </w:pPr>
      <w:r w:rsidRPr="00B4171B">
        <w:rPr>
          <w:rFonts w:cs="Times New Roman"/>
          <w:bCs/>
          <w:szCs w:val="26"/>
        </w:rPr>
        <w:t>Khoảng cách Manhattan</w:t>
      </w:r>
    </w:p>
    <w:p w14:paraId="163930D7" w14:textId="27D4D12C" w:rsidR="00CA1DC5" w:rsidRPr="009F2D87" w:rsidRDefault="009D761C" w:rsidP="008A471E">
      <w:pPr>
        <w:pStyle w:val="ListParagraph"/>
        <w:numPr>
          <w:ilvl w:val="0"/>
          <w:numId w:val="12"/>
        </w:numPr>
        <w:spacing w:line="360" w:lineRule="auto"/>
        <w:rPr>
          <w:rFonts w:cs="Times New Roman"/>
          <w:szCs w:val="26"/>
          <w:lang w:val="en-US"/>
        </w:rPr>
      </w:pPr>
      <w:r w:rsidRPr="009F2D87">
        <w:rPr>
          <w:rFonts w:cs="Times New Roman"/>
          <w:szCs w:val="26"/>
        </w:rPr>
        <w:t>Khoảng cách Manhattan tính toán sự khác biệt tuyệt đối giữa các tọa độ của các cặp đối tượng. Nó còn được gọi là khoảng cách L1​ (hay Taxicab/City Block distance).</w:t>
      </w:r>
    </w:p>
    <w:p w14:paraId="26CC5D4F" w14:textId="77777777" w:rsidR="00CA1DC5" w:rsidRPr="009F2D87" w:rsidRDefault="00CA1DC5" w:rsidP="009F2D87">
      <w:pPr>
        <w:pStyle w:val="ListParagraph"/>
        <w:spacing w:line="360" w:lineRule="auto"/>
        <w:ind w:left="1440"/>
        <w:rPr>
          <w:rFonts w:cs="Times New Roman"/>
          <w:szCs w:val="26"/>
          <w:lang w:val="en-US"/>
        </w:rPr>
      </w:pPr>
    </w:p>
    <w:p w14:paraId="4EC892D3" w14:textId="2D877AC3" w:rsidR="00CA1DC5" w:rsidRPr="009F2D87" w:rsidRDefault="00CA1DC5" w:rsidP="007E50BA">
      <w:pPr>
        <w:pStyle w:val="ListParagraph"/>
        <w:spacing w:line="360" w:lineRule="auto"/>
        <w:ind w:left="0"/>
        <w:jc w:val="center"/>
        <w:rPr>
          <w:rFonts w:cs="Times New Roman"/>
          <w:szCs w:val="26"/>
          <w:lang w:val="en-US"/>
        </w:rPr>
      </w:pPr>
      <w:r w:rsidRPr="009F2D87">
        <w:rPr>
          <w:rFonts w:cs="Times New Roman"/>
          <w:noProof/>
          <w:szCs w:val="26"/>
        </w:rPr>
        <w:lastRenderedPageBreak/>
        <w:drawing>
          <wp:inline distT="0" distB="0" distL="0" distR="0" wp14:anchorId="0166F98C" wp14:editId="007AF4B5">
            <wp:extent cx="2146300" cy="2133600"/>
            <wp:effectExtent l="0" t="0" r="0" b="0"/>
            <wp:docPr id="4" name="Picture 4" descr="A picture containing text,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 devi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458C7E90" w14:textId="781F215D" w:rsidR="00C81776" w:rsidRPr="00D86AE2" w:rsidRDefault="003C7648" w:rsidP="007E50BA">
      <w:pPr>
        <w:pStyle w:val="ListParagraph"/>
        <w:spacing w:line="360" w:lineRule="auto"/>
        <w:ind w:left="0"/>
        <w:jc w:val="center"/>
        <w:rPr>
          <w:rFonts w:cs="Times New Roman"/>
          <w:b/>
          <w:color w:val="2F5496" w:themeColor="accent1" w:themeShade="BF"/>
          <w:szCs w:val="26"/>
          <w:lang w:val="en-US"/>
        </w:rPr>
      </w:pPr>
      <w:r w:rsidRPr="00D86AE2">
        <w:rPr>
          <w:rFonts w:cs="Times New Roman"/>
          <w:b/>
          <w:color w:val="2F5496" w:themeColor="accent1" w:themeShade="BF"/>
          <w:szCs w:val="26"/>
          <w:lang w:val="en-US"/>
        </w:rPr>
        <w:t xml:space="preserve">Hình </w:t>
      </w:r>
      <w:r w:rsidR="007E50BA" w:rsidRPr="00D86AE2">
        <w:rPr>
          <w:rFonts w:cs="Times New Roman"/>
          <w:b/>
          <w:bCs/>
          <w:color w:val="2F5496" w:themeColor="accent1" w:themeShade="BF"/>
          <w:szCs w:val="26"/>
          <w:lang w:val="en-US"/>
        </w:rPr>
        <w:t>3</w:t>
      </w:r>
      <w:r w:rsidRPr="00D86AE2">
        <w:rPr>
          <w:rFonts w:cs="Times New Roman"/>
          <w:b/>
          <w:color w:val="2F5496" w:themeColor="accent1" w:themeShade="BF"/>
          <w:szCs w:val="26"/>
          <w:lang w:val="en-US"/>
        </w:rPr>
        <w:t xml:space="preserve"> Khoảng cách Manhattan</w:t>
      </w:r>
    </w:p>
    <w:p w14:paraId="74123532" w14:textId="77777777" w:rsidR="00840913" w:rsidRPr="00B4171B" w:rsidRDefault="00840913" w:rsidP="008A471E">
      <w:pPr>
        <w:pStyle w:val="ListParagraph"/>
        <w:numPr>
          <w:ilvl w:val="0"/>
          <w:numId w:val="13"/>
        </w:numPr>
        <w:spacing w:after="0" w:line="360" w:lineRule="auto"/>
        <w:ind w:left="1134" w:hanging="283"/>
        <w:rPr>
          <w:rFonts w:cs="Times New Roman"/>
          <w:bCs/>
          <w:szCs w:val="28"/>
        </w:rPr>
      </w:pPr>
      <w:r w:rsidRPr="00B4171B">
        <w:rPr>
          <w:rFonts w:cs="Times New Roman"/>
          <w:bCs/>
          <w:szCs w:val="28"/>
        </w:rPr>
        <w:t>Công thức:</w:t>
      </w:r>
    </w:p>
    <w:p w14:paraId="798FB04D" w14:textId="051A69DD" w:rsidR="00840913" w:rsidRPr="009F2D87" w:rsidRDefault="00840913" w:rsidP="009F2D87">
      <w:pPr>
        <w:pStyle w:val="ListParagraph"/>
        <w:spacing w:after="0" w:line="360" w:lineRule="auto"/>
        <w:ind w:left="1440"/>
        <w:rPr>
          <w:rFonts w:cs="Times New Roman"/>
          <w:b/>
          <w:szCs w:val="28"/>
        </w:rPr>
      </w:pPr>
      <w:r w:rsidRPr="009F2D87">
        <w:rPr>
          <w:rFonts w:cs="Times New Roman"/>
          <w:b/>
          <w:noProof/>
          <w:szCs w:val="28"/>
        </w:rPr>
        <w:drawing>
          <wp:inline distT="0" distB="0" distL="0" distR="0" wp14:anchorId="4EC8452A" wp14:editId="22753261">
            <wp:extent cx="3327400" cy="1117600"/>
            <wp:effectExtent l="19050" t="1905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400" cy="1117600"/>
                    </a:xfrm>
                    <a:prstGeom prst="rect">
                      <a:avLst/>
                    </a:prstGeom>
                    <a:noFill/>
                    <a:ln w="9525" cmpd="sng">
                      <a:solidFill>
                        <a:srgbClr val="000000"/>
                      </a:solidFill>
                      <a:miter lim="800000"/>
                      <a:headEnd/>
                      <a:tailEnd/>
                    </a:ln>
                    <a:effectLst/>
                  </pic:spPr>
                </pic:pic>
              </a:graphicData>
            </a:graphic>
          </wp:inline>
        </w:drawing>
      </w:r>
    </w:p>
    <w:p w14:paraId="186B84F8" w14:textId="77777777" w:rsidR="00840913" w:rsidRPr="009F2D87" w:rsidRDefault="00840913" w:rsidP="009F2D87">
      <w:pPr>
        <w:pStyle w:val="ListParagraph"/>
        <w:spacing w:after="0" w:line="360" w:lineRule="auto"/>
        <w:ind w:left="1440"/>
        <w:rPr>
          <w:rFonts w:cs="Times New Roman"/>
          <w:b/>
          <w:szCs w:val="28"/>
        </w:rPr>
      </w:pPr>
    </w:p>
    <w:p w14:paraId="6FD8CF78" w14:textId="77777777" w:rsidR="00840913" w:rsidRPr="00B4171B" w:rsidRDefault="00840913" w:rsidP="008A471E">
      <w:pPr>
        <w:pStyle w:val="ListParagraph"/>
        <w:numPr>
          <w:ilvl w:val="0"/>
          <w:numId w:val="13"/>
        </w:numPr>
        <w:spacing w:after="0" w:line="360" w:lineRule="auto"/>
        <w:ind w:left="1134" w:hanging="283"/>
        <w:rPr>
          <w:rFonts w:cs="Times New Roman"/>
          <w:bCs/>
          <w:szCs w:val="28"/>
        </w:rPr>
      </w:pPr>
      <w:r w:rsidRPr="00B4171B">
        <w:rPr>
          <w:rFonts w:cs="Times New Roman"/>
          <w:bCs/>
          <w:szCs w:val="28"/>
        </w:rPr>
        <w:t xml:space="preserve">Trường hợp sử dụng : </w:t>
      </w:r>
    </w:p>
    <w:p w14:paraId="6B9C2354" w14:textId="77777777" w:rsidR="00840913" w:rsidRPr="009F2D87" w:rsidRDefault="00840913" w:rsidP="008A471E">
      <w:pPr>
        <w:pStyle w:val="ListParagraph"/>
        <w:numPr>
          <w:ilvl w:val="0"/>
          <w:numId w:val="14"/>
        </w:numPr>
        <w:spacing w:after="0" w:line="360" w:lineRule="auto"/>
        <w:rPr>
          <w:rFonts w:cs="Times New Roman"/>
          <w:b/>
          <w:szCs w:val="26"/>
        </w:rPr>
      </w:pPr>
      <w:r w:rsidRPr="009F2D87">
        <w:rPr>
          <w:rFonts w:cs="Times New Roman"/>
          <w:color w:val="333333"/>
          <w:szCs w:val="26"/>
          <w:shd w:val="clear" w:color="auto" w:fill="FFFFFF"/>
        </w:rPr>
        <w:t xml:space="preserve">Khi tập dữ liệu của bạn có các thuộc tính rời rạc và / hoặc nhị phân, Manhattan dường như hoạt động khá tốt vì nó tính đến các đường dẫn mà thực tế có thể được thực hiện trong các giá trị của các thuộc tính đó. </w:t>
      </w:r>
    </w:p>
    <w:p w14:paraId="60044DB7" w14:textId="77777777" w:rsidR="00840913" w:rsidRPr="00B4171B" w:rsidRDefault="00840913" w:rsidP="008A471E">
      <w:pPr>
        <w:pStyle w:val="ListParagraph"/>
        <w:numPr>
          <w:ilvl w:val="0"/>
          <w:numId w:val="13"/>
        </w:numPr>
        <w:spacing w:after="0" w:line="360" w:lineRule="auto"/>
        <w:ind w:left="1134" w:hanging="283"/>
        <w:rPr>
          <w:rFonts w:cs="Times New Roman"/>
          <w:bCs/>
          <w:szCs w:val="26"/>
        </w:rPr>
      </w:pPr>
      <w:r w:rsidRPr="00B4171B">
        <w:rPr>
          <w:rFonts w:cs="Times New Roman"/>
          <w:bCs/>
          <w:szCs w:val="26"/>
        </w:rPr>
        <w:t>Ưu điểm :</w:t>
      </w:r>
    </w:p>
    <w:p w14:paraId="20265D98" w14:textId="77777777" w:rsidR="00840913" w:rsidRPr="00B4171B" w:rsidRDefault="00840913" w:rsidP="00DD7266">
      <w:pPr>
        <w:pStyle w:val="ListParagraph"/>
        <w:numPr>
          <w:ilvl w:val="0"/>
          <w:numId w:val="43"/>
        </w:numPr>
        <w:spacing w:after="0" w:line="360" w:lineRule="auto"/>
        <w:rPr>
          <w:rFonts w:cs="Times New Roman"/>
          <w:b/>
          <w:szCs w:val="26"/>
        </w:rPr>
      </w:pPr>
      <w:r w:rsidRPr="00B4171B">
        <w:rPr>
          <w:rFonts w:eastAsia="Times New Roman" w:cs="Times New Roman"/>
          <w:szCs w:val="26"/>
        </w:rPr>
        <w:t xml:space="preserve">Trong một số trường hợp sẽ </w:t>
      </w:r>
      <w:r w:rsidRPr="00B4171B">
        <w:rPr>
          <w:rFonts w:cs="Times New Roman"/>
        </w:rPr>
        <w:t>hiệu quả khi thực hiện trên các tập dữ liệu nhiều chiều.</w:t>
      </w:r>
    </w:p>
    <w:p w14:paraId="7AE14A36" w14:textId="77777777" w:rsidR="00840913" w:rsidRPr="00B4171B" w:rsidRDefault="00840913" w:rsidP="008A471E">
      <w:pPr>
        <w:pStyle w:val="ListParagraph"/>
        <w:numPr>
          <w:ilvl w:val="0"/>
          <w:numId w:val="13"/>
        </w:numPr>
        <w:spacing w:after="0" w:line="360" w:lineRule="auto"/>
        <w:ind w:left="1134" w:hanging="283"/>
        <w:rPr>
          <w:rFonts w:cs="Times New Roman"/>
          <w:bCs/>
          <w:szCs w:val="26"/>
        </w:rPr>
      </w:pPr>
      <w:r w:rsidRPr="00B4171B">
        <w:rPr>
          <w:rFonts w:cs="Times New Roman"/>
          <w:bCs/>
          <w:szCs w:val="26"/>
        </w:rPr>
        <w:t xml:space="preserve">Nhược điểm : </w:t>
      </w:r>
    </w:p>
    <w:p w14:paraId="2FE8EA16" w14:textId="4410A022" w:rsidR="00840913" w:rsidRPr="009F2D87" w:rsidRDefault="00840913" w:rsidP="008A471E">
      <w:pPr>
        <w:pStyle w:val="ListParagraph"/>
        <w:numPr>
          <w:ilvl w:val="0"/>
          <w:numId w:val="15"/>
        </w:numPr>
        <w:spacing w:after="0" w:line="360" w:lineRule="auto"/>
        <w:rPr>
          <w:rFonts w:cs="Times New Roman"/>
          <w:szCs w:val="26"/>
        </w:rPr>
      </w:pPr>
      <w:r w:rsidRPr="009F2D87">
        <w:rPr>
          <w:rFonts w:cs="Times New Roman"/>
          <w:szCs w:val="26"/>
        </w:rPr>
        <w:t xml:space="preserve">Mặc dù khoảng cách Manhattan có vẻ phù hợp với dữ liệu nhiều chiều , nhưng nó là một phép đo có phần kém trực quan hơn so với khoảng cách euclide, đặc biệt là khi sử dụng trong dữ liệu nhiều chiều. </w:t>
      </w:r>
    </w:p>
    <w:p w14:paraId="15691A32" w14:textId="1FB592C2" w:rsidR="00840913" w:rsidRPr="009F2D87" w:rsidRDefault="00840913" w:rsidP="008A471E">
      <w:pPr>
        <w:pStyle w:val="ListParagraph"/>
        <w:numPr>
          <w:ilvl w:val="0"/>
          <w:numId w:val="15"/>
        </w:numPr>
        <w:spacing w:after="0" w:line="360" w:lineRule="auto"/>
        <w:rPr>
          <w:rFonts w:cs="Times New Roman"/>
          <w:szCs w:val="26"/>
        </w:rPr>
      </w:pPr>
      <w:r w:rsidRPr="009F2D87">
        <w:rPr>
          <w:rFonts w:cs="Times New Roman"/>
          <w:szCs w:val="26"/>
        </w:rPr>
        <w:t xml:space="preserve">Hơn nữa, nó có nhiều khả năng cho một giá trị khoảng cách cao hơn khoảng cách euclide vì nó không phải là đường đi ngắn nhất có thể. Điều này không nhất thiết đưa ra các vấn đề nhưng là điều người dùng nên tính đến. </w:t>
      </w:r>
    </w:p>
    <w:p w14:paraId="3C296255" w14:textId="77777777" w:rsidR="004323AD" w:rsidRPr="00B4171B" w:rsidRDefault="004323AD" w:rsidP="008A471E">
      <w:pPr>
        <w:pStyle w:val="ListParagraph"/>
        <w:numPr>
          <w:ilvl w:val="0"/>
          <w:numId w:val="16"/>
        </w:numPr>
        <w:spacing w:line="360" w:lineRule="auto"/>
        <w:ind w:left="1134" w:hanging="283"/>
        <w:rPr>
          <w:rFonts w:cs="Times New Roman"/>
          <w:bCs/>
          <w:szCs w:val="28"/>
        </w:rPr>
      </w:pPr>
      <w:r w:rsidRPr="00B4171B">
        <w:rPr>
          <w:rFonts w:cs="Times New Roman"/>
          <w:bCs/>
          <w:sz w:val="30"/>
          <w:szCs w:val="30"/>
        </w:rPr>
        <w:t>Cost</w:t>
      </w:r>
      <w:r w:rsidRPr="00B4171B">
        <w:rPr>
          <w:rFonts w:cs="Times New Roman"/>
          <w:bCs/>
          <w:szCs w:val="28"/>
        </w:rPr>
        <w:t xml:space="preserve"> :</w:t>
      </w:r>
    </w:p>
    <w:p w14:paraId="1AAE1FC9" w14:textId="77777777" w:rsidR="004323AD" w:rsidRPr="00B4171B" w:rsidRDefault="004323AD" w:rsidP="008A471E">
      <w:pPr>
        <w:pStyle w:val="ListParagraph"/>
        <w:numPr>
          <w:ilvl w:val="0"/>
          <w:numId w:val="17"/>
        </w:numPr>
        <w:spacing w:after="0" w:line="360" w:lineRule="auto"/>
        <w:rPr>
          <w:rFonts w:cs="Times New Roman"/>
          <w:szCs w:val="26"/>
        </w:rPr>
      </w:pPr>
      <w:r w:rsidRPr="00B4171B">
        <w:rPr>
          <w:rFonts w:cs="Times New Roman"/>
          <w:szCs w:val="26"/>
        </w:rPr>
        <w:lastRenderedPageBreak/>
        <w:t>Hàm cost dùng để tính tổng bình phương khoảng cách từ các điểm đến tâm tương ứng của chúng. Hàm này được dùng với mục đích tối thiểu hoá chi phí tính toán vì bước này liên quan đến việc gán một điểm dữ liệu cho cụm gần nhất có thể.</w:t>
      </w:r>
    </w:p>
    <w:p w14:paraId="250631BF" w14:textId="77777777" w:rsidR="004323AD" w:rsidRPr="00B4171B" w:rsidRDefault="004323AD" w:rsidP="008A471E">
      <w:pPr>
        <w:pStyle w:val="ListParagraph"/>
        <w:numPr>
          <w:ilvl w:val="0"/>
          <w:numId w:val="17"/>
        </w:numPr>
        <w:spacing w:after="0" w:line="360" w:lineRule="auto"/>
        <w:rPr>
          <w:rFonts w:cs="Times New Roman"/>
          <w:szCs w:val="26"/>
        </w:rPr>
      </w:pPr>
      <w:r w:rsidRPr="00B4171B">
        <w:rPr>
          <w:rFonts w:cs="Times New Roman"/>
          <w:szCs w:val="26"/>
        </w:rPr>
        <w:t xml:space="preserve">Công thức: </w:t>
      </w:r>
    </w:p>
    <w:p w14:paraId="40518597" w14:textId="4B572DAD" w:rsidR="007F6087" w:rsidRPr="00B4171B" w:rsidRDefault="004323AD" w:rsidP="00B4171B">
      <w:pPr>
        <w:spacing w:line="360" w:lineRule="auto"/>
        <w:ind w:left="284"/>
        <w:rPr>
          <w:rFonts w:cs="Times New Roman"/>
          <w:szCs w:val="26"/>
          <w:lang w:val="vi-VN"/>
        </w:rPr>
      </w:pPr>
      <w:r w:rsidRPr="009F2D87">
        <w:rPr>
          <w:rFonts w:cs="Times New Roman"/>
          <w:noProof/>
          <w:szCs w:val="26"/>
        </w:rPr>
        <w:drawing>
          <wp:inline distT="0" distB="0" distL="0" distR="0" wp14:anchorId="6D8C586E" wp14:editId="338019AF">
            <wp:extent cx="5994400" cy="825500"/>
            <wp:effectExtent l="19050" t="1905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l="2261" r="7938" b="8778"/>
                    <a:stretch>
                      <a:fillRect/>
                    </a:stretch>
                  </pic:blipFill>
                  <pic:spPr bwMode="auto">
                    <a:xfrm>
                      <a:off x="0" y="0"/>
                      <a:ext cx="5994400" cy="825500"/>
                    </a:xfrm>
                    <a:prstGeom prst="rect">
                      <a:avLst/>
                    </a:prstGeom>
                    <a:noFill/>
                    <a:ln w="9525" cmpd="sng">
                      <a:solidFill>
                        <a:srgbClr val="000000"/>
                      </a:solidFill>
                      <a:miter lim="800000"/>
                      <a:headEnd/>
                      <a:tailEnd/>
                    </a:ln>
                    <a:effectLst/>
                  </pic:spPr>
                </pic:pic>
              </a:graphicData>
            </a:graphic>
          </wp:inline>
        </w:drawing>
      </w:r>
    </w:p>
    <w:p w14:paraId="4FED215E" w14:textId="1E6C6AFF" w:rsidR="004323AD" w:rsidRPr="009F2D87" w:rsidRDefault="004323AD" w:rsidP="009F2D87">
      <w:pPr>
        <w:pStyle w:val="ListParagraph"/>
        <w:spacing w:line="360" w:lineRule="auto"/>
        <w:ind w:left="1418"/>
        <w:rPr>
          <w:rFonts w:cs="Times New Roman"/>
          <w:szCs w:val="26"/>
        </w:rPr>
      </w:pPr>
      <w:r w:rsidRPr="009F2D87">
        <w:rPr>
          <w:rFonts w:cs="Times New Roman"/>
          <w:szCs w:val="26"/>
        </w:rPr>
        <w:t>Trong đó:</w:t>
      </w:r>
    </w:p>
    <w:p w14:paraId="5725FBAC" w14:textId="77777777" w:rsidR="004323AD" w:rsidRPr="009F2D87" w:rsidRDefault="004323AD" w:rsidP="008A471E">
      <w:pPr>
        <w:pStyle w:val="ListParagraph"/>
        <w:numPr>
          <w:ilvl w:val="0"/>
          <w:numId w:val="18"/>
        </w:numPr>
        <w:spacing w:line="360" w:lineRule="auto"/>
        <w:rPr>
          <w:rFonts w:cs="Times New Roman"/>
          <w:szCs w:val="26"/>
          <w:lang w:val="en-US"/>
        </w:rPr>
      </w:pPr>
      <w:r w:rsidRPr="009F2D87">
        <w:rPr>
          <w:rFonts w:cs="Times New Roman"/>
          <w:szCs w:val="26"/>
        </w:rPr>
        <w:t>c(i) là số thứ tự của cụm.</w:t>
      </w:r>
    </w:p>
    <w:p w14:paraId="6734DE3B" w14:textId="77777777" w:rsidR="004323AD" w:rsidRPr="009F2D87" w:rsidRDefault="004323AD" w:rsidP="008A471E">
      <w:pPr>
        <w:pStyle w:val="ListParagraph"/>
        <w:numPr>
          <w:ilvl w:val="0"/>
          <w:numId w:val="18"/>
        </w:numPr>
        <w:spacing w:line="360" w:lineRule="auto"/>
        <w:rPr>
          <w:rFonts w:eastAsiaTheme="minorEastAsia" w:cs="Times New Roman"/>
          <w:szCs w:val="26"/>
        </w:rPr>
      </w:pPr>
      <m:oMath>
        <m:r>
          <w:rPr>
            <w:rFonts w:ascii="Cambria Math" w:hAnsi="Cambria Math" w:cs="Times New Roman"/>
            <w:szCs w:val="26"/>
          </w:rPr>
          <m:t>μk</m:t>
        </m:r>
      </m:oMath>
      <w:r w:rsidRPr="009F2D87">
        <w:rPr>
          <w:rFonts w:eastAsiaTheme="minorEastAsia" w:cs="Times New Roman"/>
          <w:szCs w:val="26"/>
        </w:rPr>
        <w:t xml:space="preserve"> là toạ độ tâm cụm K.</w:t>
      </w:r>
    </w:p>
    <w:p w14:paraId="39E0416A" w14:textId="723E7B16" w:rsidR="00C81776" w:rsidRPr="009F2D87" w:rsidRDefault="004323AD" w:rsidP="008A471E">
      <w:pPr>
        <w:pStyle w:val="ListParagraph"/>
        <w:numPr>
          <w:ilvl w:val="3"/>
          <w:numId w:val="19"/>
        </w:numPr>
        <w:spacing w:line="360" w:lineRule="auto"/>
        <w:rPr>
          <w:rFonts w:cs="Times New Roman"/>
          <w:sz w:val="28"/>
          <w:szCs w:val="28"/>
          <w:lang w:val="en-US"/>
        </w:rPr>
      </w:pPr>
      <m:oMath>
        <m:r>
          <w:rPr>
            <w:rFonts w:ascii="Cambria Math" w:hAnsi="Cambria Math" w:cs="Times New Roman"/>
            <w:szCs w:val="26"/>
          </w:rPr>
          <m:t>μ</m:t>
        </m:r>
      </m:oMath>
      <w:r w:rsidRPr="009F2D87">
        <w:rPr>
          <w:rFonts w:eastAsiaTheme="minorEastAsia" w:cs="Times New Roman"/>
          <w:szCs w:val="26"/>
          <w:vertAlign w:val="subscript"/>
        </w:rPr>
        <w:t>c</w:t>
      </w:r>
      <w:r w:rsidRPr="009F2D87">
        <w:rPr>
          <w:rFonts w:eastAsiaTheme="minorEastAsia" w:cs="Times New Roman"/>
          <w:szCs w:val="26"/>
          <w:vertAlign w:val="superscript"/>
        </w:rPr>
        <w:t xml:space="preserve">(i) </w:t>
      </w:r>
      <w:r w:rsidRPr="009F2D87">
        <w:rPr>
          <w:rFonts w:eastAsiaTheme="minorEastAsia" w:cs="Times New Roman"/>
          <w:szCs w:val="26"/>
        </w:rPr>
        <w:t>là toạ độ tâm cụm của mẫu x</w:t>
      </w:r>
    </w:p>
    <w:p w14:paraId="38268125" w14:textId="1179C479" w:rsidR="00C81776" w:rsidRPr="00D86AE2" w:rsidRDefault="003539B4" w:rsidP="009F2D87">
      <w:pPr>
        <w:pStyle w:val="Heading2"/>
        <w:spacing w:line="360" w:lineRule="auto"/>
        <w:rPr>
          <w:rFonts w:cs="Times New Roman"/>
          <w:color w:val="2F5496" w:themeColor="accent1" w:themeShade="BF"/>
          <w:sz w:val="30"/>
          <w:szCs w:val="30"/>
        </w:rPr>
      </w:pPr>
      <w:bookmarkStart w:id="20" w:name="_Toc122478022"/>
      <w:r w:rsidRPr="00D86AE2">
        <w:rPr>
          <w:rFonts w:cs="Times New Roman"/>
          <w:color w:val="2F5496" w:themeColor="accent1" w:themeShade="BF"/>
          <w:sz w:val="30"/>
          <w:szCs w:val="30"/>
        </w:rPr>
        <w:t>K-Means Mapreduce</w:t>
      </w:r>
      <w:bookmarkEnd w:id="20"/>
    </w:p>
    <w:p w14:paraId="55A613B6" w14:textId="298A2802" w:rsidR="003472E6" w:rsidRPr="009F2D87" w:rsidRDefault="003472E6" w:rsidP="008A471E">
      <w:pPr>
        <w:pStyle w:val="ListParagraph"/>
        <w:numPr>
          <w:ilvl w:val="0"/>
          <w:numId w:val="21"/>
        </w:numPr>
        <w:spacing w:line="360" w:lineRule="auto"/>
        <w:ind w:left="1134" w:hanging="283"/>
        <w:rPr>
          <w:rFonts w:cs="Times New Roman"/>
          <w:sz w:val="28"/>
          <w:szCs w:val="28"/>
          <w:lang w:val="en-US"/>
        </w:rPr>
      </w:pPr>
      <w:r w:rsidRPr="009F2D87">
        <w:rPr>
          <w:rFonts w:cs="Times New Roman"/>
          <w:sz w:val="28"/>
          <w:szCs w:val="28"/>
          <w:lang w:val="en-US"/>
        </w:rPr>
        <w:t>Map:</w:t>
      </w:r>
    </w:p>
    <w:p w14:paraId="5F4F1830" w14:textId="61202F08" w:rsidR="003472E6" w:rsidRPr="009F2D87" w:rsidRDefault="003472E6" w:rsidP="008A471E">
      <w:pPr>
        <w:pStyle w:val="ListParagraph"/>
        <w:numPr>
          <w:ilvl w:val="0"/>
          <w:numId w:val="20"/>
        </w:numPr>
        <w:spacing w:line="360" w:lineRule="auto"/>
        <w:rPr>
          <w:rFonts w:cs="Times New Roman"/>
          <w:sz w:val="28"/>
          <w:szCs w:val="28"/>
          <w:lang w:val="en-US"/>
        </w:rPr>
      </w:pPr>
      <w:r w:rsidRPr="009F2D87">
        <w:rPr>
          <w:rFonts w:cs="Times New Roman"/>
          <w:sz w:val="28"/>
          <w:szCs w:val="28"/>
          <w:lang w:val="en-US"/>
        </w:rPr>
        <w:t>Cho một điểm và tập hợp các tâm cụm.</w:t>
      </w:r>
    </w:p>
    <w:p w14:paraId="785FD8ED" w14:textId="65B4F278" w:rsidR="003472E6" w:rsidRPr="009F2D87" w:rsidRDefault="003472E6" w:rsidP="008A471E">
      <w:pPr>
        <w:pStyle w:val="ListParagraph"/>
        <w:numPr>
          <w:ilvl w:val="0"/>
          <w:numId w:val="20"/>
        </w:numPr>
        <w:spacing w:line="360" w:lineRule="auto"/>
        <w:rPr>
          <w:rFonts w:cs="Times New Roman"/>
          <w:sz w:val="28"/>
          <w:szCs w:val="28"/>
          <w:lang w:val="en-US"/>
        </w:rPr>
      </w:pPr>
      <w:r w:rsidRPr="009F2D87">
        <w:rPr>
          <w:rFonts w:cs="Times New Roman"/>
          <w:sz w:val="28"/>
          <w:szCs w:val="28"/>
          <w:lang w:val="en-US"/>
        </w:rPr>
        <w:t>Tính khoảng cách từ điểm đó đến từng tâm cụm.</w:t>
      </w:r>
      <w:r w:rsidR="007B5D0F" w:rsidRPr="009F2D87">
        <w:rPr>
          <w:rFonts w:cs="Times New Roman"/>
          <w:sz w:val="28"/>
          <w:szCs w:val="28"/>
          <w:lang w:val="en-US"/>
        </w:rPr>
        <w:t>s</w:t>
      </w:r>
    </w:p>
    <w:p w14:paraId="10120718" w14:textId="1D2B9B3B" w:rsidR="003472E6" w:rsidRPr="009F2D87" w:rsidRDefault="003472E6" w:rsidP="008A471E">
      <w:pPr>
        <w:pStyle w:val="ListParagraph"/>
        <w:numPr>
          <w:ilvl w:val="0"/>
          <w:numId w:val="20"/>
        </w:numPr>
        <w:spacing w:line="360" w:lineRule="auto"/>
        <w:rPr>
          <w:rFonts w:cs="Times New Roman"/>
          <w:sz w:val="28"/>
          <w:szCs w:val="28"/>
          <w:lang w:val="en-US"/>
        </w:rPr>
      </w:pPr>
      <w:r w:rsidRPr="009F2D87">
        <w:rPr>
          <w:rFonts w:cs="Times New Roman"/>
          <w:sz w:val="28"/>
          <w:szCs w:val="28"/>
          <w:lang w:val="en-US"/>
        </w:rPr>
        <w:t>Phát ra điểm đó và tâm cụm gần nó nhất</w:t>
      </w:r>
    </w:p>
    <w:p w14:paraId="1EA6D519" w14:textId="36C1D6C7" w:rsidR="003472E6" w:rsidRPr="009F2D87" w:rsidRDefault="003472E6" w:rsidP="008A471E">
      <w:pPr>
        <w:pStyle w:val="ListParagraph"/>
        <w:numPr>
          <w:ilvl w:val="0"/>
          <w:numId w:val="22"/>
        </w:numPr>
        <w:spacing w:line="360" w:lineRule="auto"/>
        <w:ind w:left="1134" w:hanging="283"/>
        <w:rPr>
          <w:rFonts w:cs="Times New Roman"/>
          <w:sz w:val="28"/>
          <w:szCs w:val="28"/>
          <w:lang w:val="en-US"/>
        </w:rPr>
      </w:pPr>
      <w:r w:rsidRPr="009F2D87">
        <w:rPr>
          <w:rFonts w:cs="Times New Roman"/>
          <w:sz w:val="28"/>
          <w:szCs w:val="28"/>
          <w:lang w:val="en-US"/>
        </w:rPr>
        <w:t>Reduce:</w:t>
      </w:r>
    </w:p>
    <w:p w14:paraId="0149EE76" w14:textId="7883B606" w:rsidR="003472E6" w:rsidRPr="009F2D87" w:rsidRDefault="003472E6" w:rsidP="008A471E">
      <w:pPr>
        <w:pStyle w:val="ListParagraph"/>
        <w:numPr>
          <w:ilvl w:val="0"/>
          <w:numId w:val="23"/>
        </w:numPr>
        <w:spacing w:line="360" w:lineRule="auto"/>
        <w:rPr>
          <w:rFonts w:cs="Times New Roman"/>
          <w:sz w:val="28"/>
          <w:szCs w:val="28"/>
          <w:lang w:val="en-US"/>
        </w:rPr>
      </w:pPr>
      <w:r w:rsidRPr="009F2D87">
        <w:rPr>
          <w:rFonts w:cs="Times New Roman"/>
          <w:sz w:val="28"/>
          <w:szCs w:val="28"/>
          <w:lang w:val="en-US"/>
        </w:rPr>
        <w:t>Cho tâm cụm và các điểm thuộc cụm đó.</w:t>
      </w:r>
    </w:p>
    <w:p w14:paraId="0C4DD832" w14:textId="6FEAEA74" w:rsidR="003472E6" w:rsidRPr="009F2D87" w:rsidRDefault="003472E6" w:rsidP="008A471E">
      <w:pPr>
        <w:pStyle w:val="ListParagraph"/>
        <w:numPr>
          <w:ilvl w:val="0"/>
          <w:numId w:val="23"/>
        </w:numPr>
        <w:spacing w:line="360" w:lineRule="auto"/>
        <w:rPr>
          <w:rFonts w:cs="Times New Roman"/>
          <w:sz w:val="28"/>
          <w:szCs w:val="28"/>
          <w:lang w:val="en-US"/>
        </w:rPr>
      </w:pPr>
      <w:r w:rsidRPr="009F2D87">
        <w:rPr>
          <w:rFonts w:cs="Times New Roman"/>
          <w:sz w:val="28"/>
          <w:szCs w:val="28"/>
          <w:lang w:val="en-US"/>
        </w:rPr>
        <w:t>Tính tâm cụm mới cho từng cụm bằng cách lấy trung bình cộng của tất các các điểm dữ liệu đã được gán vào cluster đó.</w:t>
      </w:r>
    </w:p>
    <w:p w14:paraId="012E1324" w14:textId="22316219" w:rsidR="003539B4" w:rsidRPr="009F2D87" w:rsidRDefault="003472E6" w:rsidP="008A471E">
      <w:pPr>
        <w:pStyle w:val="ListParagraph"/>
        <w:numPr>
          <w:ilvl w:val="0"/>
          <w:numId w:val="23"/>
        </w:numPr>
        <w:spacing w:line="360" w:lineRule="auto"/>
        <w:rPr>
          <w:rFonts w:cs="Times New Roman"/>
          <w:sz w:val="28"/>
          <w:szCs w:val="28"/>
          <w:lang w:val="en-US"/>
        </w:rPr>
      </w:pPr>
      <w:r w:rsidRPr="009F2D87">
        <w:rPr>
          <w:rFonts w:cs="Times New Roman"/>
          <w:sz w:val="28"/>
          <w:szCs w:val="28"/>
          <w:lang w:val="en-US"/>
        </w:rPr>
        <w:t>Phát ra tâm cụm mới.</w:t>
      </w:r>
    </w:p>
    <w:p w14:paraId="04A9A155" w14:textId="77777777" w:rsidR="004557A9" w:rsidRPr="009F2D87" w:rsidRDefault="004557A9" w:rsidP="009F2D87">
      <w:pPr>
        <w:pStyle w:val="NormalWeb"/>
        <w:spacing w:before="0" w:beforeAutospacing="0" w:after="0" w:afterAutospacing="0" w:line="360" w:lineRule="auto"/>
        <w:rPr>
          <w:color w:val="000000"/>
          <w:sz w:val="26"/>
          <w:szCs w:val="26"/>
        </w:rPr>
      </w:pPr>
    </w:p>
    <w:p w14:paraId="7CE51541" w14:textId="77777777" w:rsidR="00030789" w:rsidRPr="009F2D87" w:rsidRDefault="00030789" w:rsidP="009F2D87">
      <w:pPr>
        <w:pStyle w:val="NormalWeb"/>
        <w:spacing w:before="0" w:beforeAutospacing="0" w:after="0" w:afterAutospacing="0" w:line="360" w:lineRule="auto"/>
        <w:rPr>
          <w:color w:val="000000"/>
          <w:sz w:val="26"/>
          <w:szCs w:val="26"/>
        </w:rPr>
      </w:pPr>
    </w:p>
    <w:p w14:paraId="2F42996F" w14:textId="77777777" w:rsidR="00030789" w:rsidRPr="009F2D87" w:rsidRDefault="00030789" w:rsidP="009F2D87">
      <w:pPr>
        <w:pStyle w:val="NormalWeb"/>
        <w:spacing w:before="0" w:beforeAutospacing="0" w:after="0" w:afterAutospacing="0" w:line="360" w:lineRule="auto"/>
        <w:rPr>
          <w:color w:val="000000"/>
          <w:sz w:val="26"/>
          <w:szCs w:val="26"/>
        </w:rPr>
      </w:pPr>
    </w:p>
    <w:p w14:paraId="56890D56" w14:textId="64D38BFD" w:rsidR="00B454A6" w:rsidRPr="007E50BA" w:rsidRDefault="004557A9" w:rsidP="00F42036">
      <w:pPr>
        <w:pStyle w:val="Heading1"/>
        <w:spacing w:line="360" w:lineRule="auto"/>
        <w:jc w:val="center"/>
        <w:rPr>
          <w:rFonts w:ascii="Times New Roman" w:hAnsi="Times New Roman" w:cs="Times New Roman"/>
          <w:b/>
          <w:bCs/>
          <w:sz w:val="40"/>
          <w:szCs w:val="40"/>
        </w:rPr>
      </w:pPr>
      <w:bookmarkStart w:id="21" w:name="_Toc90849288"/>
      <w:bookmarkStart w:id="22" w:name="_Toc122478023"/>
      <w:r w:rsidRPr="007E50BA">
        <w:rPr>
          <w:rFonts w:ascii="Times New Roman" w:hAnsi="Times New Roman" w:cs="Times New Roman"/>
          <w:b/>
          <w:bCs/>
          <w:sz w:val="40"/>
          <w:szCs w:val="40"/>
        </w:rPr>
        <w:lastRenderedPageBreak/>
        <w:t xml:space="preserve">II. </w:t>
      </w:r>
      <w:bookmarkEnd w:id="21"/>
      <w:r w:rsidR="00730E64">
        <w:rPr>
          <w:rFonts w:ascii="Times New Roman" w:hAnsi="Times New Roman" w:cs="Times New Roman"/>
          <w:b/>
          <w:bCs/>
          <w:sz w:val="40"/>
          <w:szCs w:val="40"/>
        </w:rPr>
        <w:tab/>
      </w:r>
      <w:r w:rsidR="00C81776" w:rsidRPr="007E50BA">
        <w:rPr>
          <w:rFonts w:ascii="Times New Roman" w:hAnsi="Times New Roman" w:cs="Times New Roman"/>
          <w:b/>
          <w:bCs/>
          <w:sz w:val="40"/>
          <w:szCs w:val="40"/>
        </w:rPr>
        <w:t>TIỀN XỬ LÝ DỮ LIỆU</w:t>
      </w:r>
      <w:bookmarkEnd w:id="22"/>
    </w:p>
    <w:p w14:paraId="7622DC64" w14:textId="584E6029" w:rsidR="0085021D" w:rsidRPr="00D86AE2" w:rsidRDefault="00F42036" w:rsidP="00F42036">
      <w:pPr>
        <w:pStyle w:val="Heading2"/>
        <w:numPr>
          <w:ilvl w:val="0"/>
          <w:numId w:val="0"/>
        </w:numPr>
        <w:ind w:left="567" w:hanging="576"/>
        <w:rPr>
          <w:rFonts w:cs="Times New Roman"/>
          <w:color w:val="2F5496" w:themeColor="accent1" w:themeShade="BF"/>
          <w:sz w:val="30"/>
          <w:szCs w:val="30"/>
        </w:rPr>
      </w:pPr>
      <w:bookmarkStart w:id="23" w:name="_Toc122478024"/>
      <w:r w:rsidRPr="00D86AE2">
        <w:rPr>
          <w:rFonts w:cs="Times New Roman"/>
          <w:color w:val="2F5496" w:themeColor="accent1" w:themeShade="BF"/>
          <w:sz w:val="30"/>
          <w:szCs w:val="30"/>
        </w:rPr>
        <w:t>2.1</w:t>
      </w:r>
      <w:r w:rsidRPr="00D86AE2">
        <w:rPr>
          <w:rFonts w:cs="Times New Roman"/>
          <w:color w:val="2F5496" w:themeColor="accent1" w:themeShade="BF"/>
          <w:sz w:val="30"/>
          <w:szCs w:val="30"/>
        </w:rPr>
        <w:tab/>
      </w:r>
      <w:r w:rsidR="0085021D" w:rsidRPr="00D86AE2">
        <w:rPr>
          <w:rFonts w:cs="Times New Roman"/>
          <w:color w:val="2F5496" w:themeColor="accent1" w:themeShade="BF"/>
          <w:sz w:val="30"/>
          <w:szCs w:val="30"/>
        </w:rPr>
        <w:t>Các thư viện được sử dụng</w:t>
      </w:r>
      <w:bookmarkEnd w:id="23"/>
      <w:r w:rsidR="0085021D" w:rsidRPr="00D86AE2">
        <w:rPr>
          <w:rFonts w:cs="Times New Roman"/>
          <w:color w:val="2F5496" w:themeColor="accent1" w:themeShade="BF"/>
          <w:sz w:val="30"/>
          <w:szCs w:val="30"/>
        </w:rPr>
        <w:t xml:space="preserve"> </w:t>
      </w:r>
    </w:p>
    <w:p w14:paraId="54548A9F" w14:textId="77777777" w:rsidR="0085021D" w:rsidRPr="009F2D87" w:rsidRDefault="0085021D" w:rsidP="009F2D87">
      <w:pPr>
        <w:spacing w:line="360" w:lineRule="auto"/>
        <w:rPr>
          <w:rFonts w:cs="Times New Roman"/>
        </w:rPr>
      </w:pPr>
    </w:p>
    <w:p w14:paraId="533333F5" w14:textId="2CF54C25" w:rsidR="0085021D" w:rsidRPr="009F2D87" w:rsidRDefault="0085021D" w:rsidP="007E50BA">
      <w:pPr>
        <w:spacing w:line="360" w:lineRule="auto"/>
        <w:jc w:val="center"/>
        <w:rPr>
          <w:rFonts w:cs="Times New Roman"/>
          <w:sz w:val="28"/>
          <w:szCs w:val="28"/>
        </w:rPr>
      </w:pPr>
      <w:r w:rsidRPr="009F2D87">
        <w:rPr>
          <w:rFonts w:cs="Times New Roman"/>
          <w:noProof/>
        </w:rPr>
        <w:drawing>
          <wp:inline distT="0" distB="0" distL="0" distR="0" wp14:anchorId="5976F2E5" wp14:editId="205ECBA2">
            <wp:extent cx="6151880" cy="3600450"/>
            <wp:effectExtent l="0" t="0" r="127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21"/>
                    <a:stretch>
                      <a:fillRect/>
                    </a:stretch>
                  </pic:blipFill>
                  <pic:spPr>
                    <a:xfrm>
                      <a:off x="0" y="0"/>
                      <a:ext cx="6151880" cy="3600450"/>
                    </a:xfrm>
                    <a:prstGeom prst="rect">
                      <a:avLst/>
                    </a:prstGeom>
                  </pic:spPr>
                </pic:pic>
              </a:graphicData>
            </a:graphic>
          </wp:inline>
        </w:drawing>
      </w:r>
    </w:p>
    <w:p w14:paraId="3C7B4EF8" w14:textId="68098FEF" w:rsidR="0085021D" w:rsidRPr="00D86AE2" w:rsidRDefault="0069044C" w:rsidP="009F2D87">
      <w:pPr>
        <w:pStyle w:val="NormalWeb"/>
        <w:spacing w:before="0" w:beforeAutospacing="0" w:after="0" w:afterAutospacing="0" w:line="360" w:lineRule="auto"/>
        <w:jc w:val="center"/>
        <w:rPr>
          <w:color w:val="2F5496" w:themeColor="accent1" w:themeShade="BF"/>
          <w:sz w:val="26"/>
          <w:szCs w:val="26"/>
          <w:lang w:val="vi-VN"/>
        </w:rPr>
      </w:pPr>
      <w:r w:rsidRPr="00D86AE2">
        <w:rPr>
          <w:b/>
          <w:color w:val="2F5496" w:themeColor="accent1" w:themeShade="BF"/>
          <w:sz w:val="26"/>
          <w:szCs w:val="26"/>
          <w:lang w:val="vi-VN"/>
        </w:rPr>
        <w:t>Hình</w:t>
      </w:r>
      <w:r w:rsidR="00DF74A3" w:rsidRPr="00D86AE2">
        <w:rPr>
          <w:b/>
          <w:color w:val="2F5496" w:themeColor="accent1" w:themeShade="BF"/>
          <w:sz w:val="26"/>
          <w:szCs w:val="26"/>
        </w:rPr>
        <w:t xml:space="preserve"> </w:t>
      </w:r>
      <w:r w:rsidR="00DF74A3" w:rsidRPr="00D86AE2">
        <w:rPr>
          <w:b/>
          <w:bCs/>
          <w:color w:val="2F5496" w:themeColor="accent1" w:themeShade="BF"/>
          <w:sz w:val="26"/>
          <w:szCs w:val="26"/>
        </w:rPr>
        <w:t>4.</w:t>
      </w:r>
      <w:r w:rsidRPr="00D86AE2">
        <w:rPr>
          <w:b/>
          <w:bCs/>
          <w:color w:val="2F5496" w:themeColor="accent1" w:themeShade="BF"/>
          <w:sz w:val="26"/>
          <w:szCs w:val="26"/>
          <w:lang w:val="vi-VN"/>
        </w:rPr>
        <w:t xml:space="preserve"> </w:t>
      </w:r>
      <w:r w:rsidR="00DF74A3" w:rsidRPr="00D86AE2">
        <w:rPr>
          <w:b/>
          <w:color w:val="2F5496" w:themeColor="accent1" w:themeShade="BF"/>
          <w:sz w:val="26"/>
          <w:szCs w:val="26"/>
        </w:rPr>
        <w:t>i</w:t>
      </w:r>
      <w:r w:rsidR="009F1D0F" w:rsidRPr="00D86AE2">
        <w:rPr>
          <w:b/>
          <w:color w:val="2F5496" w:themeColor="accent1" w:themeShade="BF"/>
          <w:sz w:val="26"/>
          <w:szCs w:val="26"/>
          <w:lang w:val="vi-VN"/>
        </w:rPr>
        <w:t>mport các thư viện</w:t>
      </w:r>
    </w:p>
    <w:p w14:paraId="40C1EE2D" w14:textId="0966CF02" w:rsidR="004557A9" w:rsidRPr="00D86AE2" w:rsidRDefault="00F0519E" w:rsidP="00F0519E">
      <w:pPr>
        <w:pStyle w:val="Heading2"/>
        <w:numPr>
          <w:ilvl w:val="0"/>
          <w:numId w:val="0"/>
        </w:numPr>
        <w:spacing w:line="360" w:lineRule="auto"/>
        <w:ind w:left="567" w:hanging="567"/>
        <w:rPr>
          <w:rFonts w:cs="Times New Roman"/>
          <w:color w:val="2F5496" w:themeColor="accent1" w:themeShade="BF"/>
          <w:sz w:val="30"/>
          <w:szCs w:val="30"/>
        </w:rPr>
      </w:pPr>
      <w:bookmarkStart w:id="24" w:name="_Toc122478025"/>
      <w:r w:rsidRPr="00D86AE2">
        <w:rPr>
          <w:rFonts w:cs="Times New Roman"/>
          <w:color w:val="2F5496" w:themeColor="accent1" w:themeShade="BF"/>
          <w:sz w:val="30"/>
          <w:szCs w:val="30"/>
        </w:rPr>
        <w:t>2.2</w:t>
      </w:r>
      <w:r w:rsidRPr="00D86AE2">
        <w:rPr>
          <w:rFonts w:cs="Times New Roman"/>
          <w:color w:val="2F5496" w:themeColor="accent1" w:themeShade="BF"/>
          <w:sz w:val="30"/>
          <w:szCs w:val="30"/>
        </w:rPr>
        <w:tab/>
      </w:r>
      <w:r w:rsidR="00C81776" w:rsidRPr="00D86AE2">
        <w:rPr>
          <w:rFonts w:cs="Times New Roman"/>
          <w:color w:val="2F5496" w:themeColor="accent1" w:themeShade="BF"/>
          <w:sz w:val="30"/>
          <w:szCs w:val="30"/>
        </w:rPr>
        <w:t>Đọc dữ liệu đầu vào</w:t>
      </w:r>
      <w:bookmarkEnd w:id="24"/>
    </w:p>
    <w:p w14:paraId="7DCE2AE5" w14:textId="1F86A983" w:rsidR="0084741D" w:rsidRPr="009F2D87" w:rsidRDefault="007730F1" w:rsidP="009F2D87">
      <w:pPr>
        <w:spacing w:line="360" w:lineRule="auto"/>
        <w:rPr>
          <w:rFonts w:cs="Times New Roman"/>
          <w:lang w:val="vi-VN"/>
        </w:rPr>
      </w:pPr>
      <w:r w:rsidRPr="009F2D87">
        <w:rPr>
          <w:rFonts w:cs="Times New Roman"/>
          <w:lang w:val="vi-VN"/>
        </w:rPr>
        <w:t>Sử dụng lệnh spark.</w:t>
      </w:r>
      <w:r w:rsidR="00C506DB" w:rsidRPr="009F2D87">
        <w:rPr>
          <w:rFonts w:cs="Times New Roman"/>
          <w:lang w:val="vi-VN"/>
        </w:rPr>
        <w:t xml:space="preserve">read.csv </w:t>
      </w:r>
      <w:r w:rsidR="006F1317" w:rsidRPr="009F2D87">
        <w:rPr>
          <w:rFonts w:cs="Times New Roman"/>
          <w:lang w:val="vi-VN"/>
        </w:rPr>
        <w:t xml:space="preserve">để đọc file dữ liệu </w:t>
      </w:r>
      <w:r w:rsidR="00F77E58" w:rsidRPr="009F2D87">
        <w:rPr>
          <w:rFonts w:cs="Times New Roman"/>
          <w:lang w:val="vi-VN"/>
        </w:rPr>
        <w:t>“terrorism-in-US.csv”.</w:t>
      </w:r>
    </w:p>
    <w:p w14:paraId="4538F44A" w14:textId="49CBD9C3" w:rsidR="006F1317" w:rsidRPr="009F2D87" w:rsidRDefault="006F1317" w:rsidP="009F2D87">
      <w:pPr>
        <w:spacing w:line="360" w:lineRule="auto"/>
        <w:rPr>
          <w:rFonts w:cs="Times New Roman"/>
          <w:lang w:val="vi-VN"/>
        </w:rPr>
      </w:pPr>
      <w:r w:rsidRPr="009F2D87">
        <w:rPr>
          <w:rFonts w:cs="Times New Roman"/>
          <w:noProof/>
          <w:lang w:val="vi-VN"/>
        </w:rPr>
        <w:drawing>
          <wp:inline distT="0" distB="0" distL="0" distR="0" wp14:anchorId="2C6DE7D5" wp14:editId="6C557EA4">
            <wp:extent cx="6151880" cy="6572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657225"/>
                    </a:xfrm>
                    <a:prstGeom prst="rect">
                      <a:avLst/>
                    </a:prstGeom>
                  </pic:spPr>
                </pic:pic>
              </a:graphicData>
            </a:graphic>
          </wp:inline>
        </w:drawing>
      </w:r>
    </w:p>
    <w:p w14:paraId="5094A02C" w14:textId="65A8309D" w:rsidR="008E05A7" w:rsidRPr="00D86AE2" w:rsidRDefault="008E05A7" w:rsidP="009F2D87">
      <w:pPr>
        <w:spacing w:line="360" w:lineRule="auto"/>
        <w:jc w:val="center"/>
        <w:rPr>
          <w:rFonts w:cs="Times New Roman"/>
          <w:b/>
          <w:color w:val="2F5496" w:themeColor="accent1" w:themeShade="BF"/>
          <w:lang w:val="vi-VN"/>
        </w:rPr>
      </w:pPr>
      <w:r w:rsidRPr="00D86AE2">
        <w:rPr>
          <w:rFonts w:cs="Times New Roman"/>
          <w:b/>
          <w:color w:val="2F5496" w:themeColor="accent1" w:themeShade="BF"/>
          <w:lang w:val="vi-VN"/>
        </w:rPr>
        <w:t>Hình</w:t>
      </w:r>
      <w:r w:rsidR="00DF74A3" w:rsidRPr="00D86AE2">
        <w:rPr>
          <w:rFonts w:cs="Times New Roman"/>
          <w:b/>
          <w:color w:val="2F5496" w:themeColor="accent1" w:themeShade="BF"/>
        </w:rPr>
        <w:t xml:space="preserve"> </w:t>
      </w:r>
      <w:r w:rsidR="00DF74A3" w:rsidRPr="00D86AE2">
        <w:rPr>
          <w:rFonts w:cs="Times New Roman"/>
          <w:b/>
          <w:bCs/>
          <w:color w:val="2F5496" w:themeColor="accent1" w:themeShade="BF"/>
        </w:rPr>
        <w:t>5.</w:t>
      </w:r>
      <w:r w:rsidRPr="00D86AE2">
        <w:rPr>
          <w:rFonts w:cs="Times New Roman"/>
          <w:b/>
          <w:bCs/>
          <w:color w:val="2F5496" w:themeColor="accent1" w:themeShade="BF"/>
          <w:lang w:val="vi-VN"/>
        </w:rPr>
        <w:t xml:space="preserve"> </w:t>
      </w:r>
      <w:r w:rsidRPr="00D86AE2">
        <w:rPr>
          <w:rFonts w:cs="Times New Roman"/>
          <w:b/>
          <w:color w:val="2F5496" w:themeColor="accent1" w:themeShade="BF"/>
          <w:lang w:val="vi-VN"/>
        </w:rPr>
        <w:t>đọc file csv</w:t>
      </w:r>
    </w:p>
    <w:p w14:paraId="47194E16" w14:textId="61C9020E" w:rsidR="00893839" w:rsidRDefault="00893839" w:rsidP="009F2D87">
      <w:pPr>
        <w:spacing w:line="360" w:lineRule="auto"/>
        <w:rPr>
          <w:rFonts w:cs="Times New Roman"/>
          <w:lang w:val="vi-VN"/>
        </w:rPr>
      </w:pPr>
      <w:r w:rsidRPr="009F2D87">
        <w:rPr>
          <w:rFonts w:cs="Times New Roman"/>
          <w:lang w:val="vi-VN"/>
        </w:rPr>
        <w:t>Sử dụng hàm describe.show để quan sát thống kê của bảng dữ liệu.</w:t>
      </w:r>
    </w:p>
    <w:p w14:paraId="3EEEF347" w14:textId="77777777" w:rsidR="00F0519E" w:rsidRPr="009F2D87" w:rsidRDefault="00F0519E" w:rsidP="009F2D87">
      <w:pPr>
        <w:spacing w:line="360" w:lineRule="auto"/>
        <w:rPr>
          <w:rFonts w:cs="Times New Roman"/>
          <w:lang w:val="vi-VN"/>
        </w:rPr>
      </w:pPr>
    </w:p>
    <w:p w14:paraId="63CBCA74" w14:textId="1CB2EE50" w:rsidR="00A1128D" w:rsidRPr="009F2D87" w:rsidRDefault="005B2D1B" w:rsidP="009F2D87">
      <w:pPr>
        <w:spacing w:line="360" w:lineRule="auto"/>
        <w:rPr>
          <w:rFonts w:cs="Times New Roman"/>
          <w:lang w:val="vi-VN"/>
        </w:rPr>
      </w:pPr>
      <w:r w:rsidRPr="009F2D87">
        <w:rPr>
          <w:rFonts w:cs="Times New Roman"/>
          <w:noProof/>
          <w:lang w:val="vi-VN"/>
        </w:rPr>
        <w:lastRenderedPageBreak/>
        <w:drawing>
          <wp:inline distT="0" distB="0" distL="0" distR="0" wp14:anchorId="09C4C13A" wp14:editId="6E2F0C81">
            <wp:extent cx="6151880" cy="879475"/>
            <wp:effectExtent l="0" t="0" r="0" b="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3"/>
                    <a:stretch>
                      <a:fillRect/>
                    </a:stretch>
                  </pic:blipFill>
                  <pic:spPr>
                    <a:xfrm>
                      <a:off x="0" y="0"/>
                      <a:ext cx="6151880" cy="879475"/>
                    </a:xfrm>
                    <a:prstGeom prst="rect">
                      <a:avLst/>
                    </a:prstGeom>
                  </pic:spPr>
                </pic:pic>
              </a:graphicData>
            </a:graphic>
          </wp:inline>
        </w:drawing>
      </w:r>
    </w:p>
    <w:p w14:paraId="4AA124A7" w14:textId="3A664C0D" w:rsidR="001B4EC8" w:rsidRPr="00D86AE2" w:rsidRDefault="001B4EC8" w:rsidP="009F2D87">
      <w:pPr>
        <w:spacing w:line="360" w:lineRule="auto"/>
        <w:jc w:val="center"/>
        <w:rPr>
          <w:rFonts w:cs="Times New Roman"/>
          <w:b/>
          <w:color w:val="2F5496" w:themeColor="accent1" w:themeShade="BF"/>
          <w:lang w:val="vi-VN"/>
        </w:rPr>
      </w:pPr>
      <w:r w:rsidRPr="00D86AE2">
        <w:rPr>
          <w:rFonts w:cs="Times New Roman"/>
          <w:b/>
          <w:color w:val="2F5496" w:themeColor="accent1" w:themeShade="BF"/>
          <w:lang w:val="vi-VN"/>
        </w:rPr>
        <w:t>Hình</w:t>
      </w:r>
      <w:r w:rsidR="00DF74A3" w:rsidRPr="00D86AE2">
        <w:rPr>
          <w:rFonts w:cs="Times New Roman"/>
          <w:b/>
          <w:color w:val="2F5496" w:themeColor="accent1" w:themeShade="BF"/>
        </w:rPr>
        <w:t xml:space="preserve"> </w:t>
      </w:r>
      <w:r w:rsidR="00DF74A3" w:rsidRPr="00D86AE2">
        <w:rPr>
          <w:rFonts w:cs="Times New Roman"/>
          <w:b/>
          <w:bCs/>
          <w:color w:val="2F5496" w:themeColor="accent1" w:themeShade="BF"/>
        </w:rPr>
        <w:t>6.</w:t>
      </w:r>
      <w:r w:rsidRPr="00D86AE2">
        <w:rPr>
          <w:rFonts w:cs="Times New Roman"/>
          <w:b/>
          <w:bCs/>
          <w:color w:val="2F5496" w:themeColor="accent1" w:themeShade="BF"/>
          <w:lang w:val="vi-VN"/>
        </w:rPr>
        <w:t xml:space="preserve"> </w:t>
      </w:r>
      <w:r w:rsidRPr="00D86AE2">
        <w:rPr>
          <w:rFonts w:cs="Times New Roman"/>
          <w:b/>
          <w:color w:val="2F5496" w:themeColor="accent1" w:themeShade="BF"/>
          <w:lang w:val="vi-VN"/>
        </w:rPr>
        <w:t xml:space="preserve">kết quả dataframe </w:t>
      </w:r>
      <w:r w:rsidR="00BE2885" w:rsidRPr="00D86AE2">
        <w:rPr>
          <w:rFonts w:cs="Times New Roman"/>
          <w:b/>
          <w:color w:val="2F5496" w:themeColor="accent1" w:themeShade="BF"/>
          <w:lang w:val="vi-VN"/>
        </w:rPr>
        <w:t>của dữ liệu</w:t>
      </w:r>
    </w:p>
    <w:p w14:paraId="1798587C" w14:textId="77777777" w:rsidR="00CD3356" w:rsidRPr="009F2D87" w:rsidRDefault="00CD3356" w:rsidP="009F2D87">
      <w:pPr>
        <w:spacing w:line="360" w:lineRule="auto"/>
        <w:rPr>
          <w:rFonts w:cs="Times New Roman"/>
          <w:lang w:val="vi-VN"/>
        </w:rPr>
      </w:pPr>
    </w:p>
    <w:p w14:paraId="6F7A2797" w14:textId="4B7454BC" w:rsidR="004557A9" w:rsidRPr="00D86AE2" w:rsidRDefault="00A306B0" w:rsidP="00317C35">
      <w:pPr>
        <w:pStyle w:val="Heading2"/>
        <w:numPr>
          <w:ilvl w:val="0"/>
          <w:numId w:val="0"/>
        </w:numPr>
        <w:spacing w:line="360" w:lineRule="auto"/>
        <w:ind w:left="567" w:hanging="567"/>
        <w:rPr>
          <w:rFonts w:cs="Times New Roman"/>
          <w:color w:val="2F5496" w:themeColor="accent1" w:themeShade="BF"/>
          <w:sz w:val="30"/>
          <w:szCs w:val="30"/>
          <w:lang w:val="vi-VN"/>
        </w:rPr>
      </w:pPr>
      <w:bookmarkStart w:id="25" w:name="_Toc122478026"/>
      <w:r w:rsidRPr="00D86AE2">
        <w:rPr>
          <w:rFonts w:cs="Times New Roman"/>
          <w:color w:val="2F5496" w:themeColor="accent1" w:themeShade="BF"/>
          <w:sz w:val="30"/>
          <w:szCs w:val="30"/>
        </w:rPr>
        <w:t>2.3</w:t>
      </w:r>
      <w:r w:rsidRPr="00D86AE2">
        <w:rPr>
          <w:rFonts w:cs="Times New Roman"/>
          <w:color w:val="2F5496" w:themeColor="accent1" w:themeShade="BF"/>
          <w:sz w:val="30"/>
          <w:szCs w:val="30"/>
        </w:rPr>
        <w:tab/>
      </w:r>
      <w:r w:rsidR="00057D3C" w:rsidRPr="00D86AE2">
        <w:rPr>
          <w:rFonts w:cs="Times New Roman"/>
          <w:color w:val="2F5496" w:themeColor="accent1" w:themeShade="BF"/>
          <w:sz w:val="30"/>
          <w:szCs w:val="30"/>
        </w:rPr>
        <w:t>Xóa</w:t>
      </w:r>
      <w:r w:rsidR="00057D3C" w:rsidRPr="00D86AE2">
        <w:rPr>
          <w:rFonts w:cs="Times New Roman"/>
          <w:color w:val="2F5496" w:themeColor="accent1" w:themeShade="BF"/>
          <w:sz w:val="30"/>
          <w:szCs w:val="30"/>
          <w:lang w:val="vi-VN"/>
        </w:rPr>
        <w:t xml:space="preserve"> các cột bị thiếu hoặc dư thừa</w:t>
      </w:r>
      <w:bookmarkEnd w:id="25"/>
    </w:p>
    <w:p w14:paraId="4F8CF2E1" w14:textId="6D2F8C43" w:rsidR="00F63CA1" w:rsidRPr="0019533E" w:rsidRDefault="00F63CA1" w:rsidP="0019533E">
      <w:pPr>
        <w:pStyle w:val="ListParagraph"/>
        <w:numPr>
          <w:ilvl w:val="0"/>
          <w:numId w:val="22"/>
        </w:numPr>
        <w:spacing w:line="360" w:lineRule="auto"/>
        <w:rPr>
          <w:rFonts w:cs="Times New Roman"/>
        </w:rPr>
      </w:pPr>
      <w:r w:rsidRPr="0019533E">
        <w:rPr>
          <w:rFonts w:cs="Times New Roman"/>
        </w:rPr>
        <w:t xml:space="preserve">Sử dụng hàm drop </w:t>
      </w:r>
      <w:r w:rsidR="00BA3253" w:rsidRPr="0019533E">
        <w:rPr>
          <w:rFonts w:cs="Times New Roman"/>
        </w:rPr>
        <w:t xml:space="preserve">để loại bỏ </w:t>
      </w:r>
      <w:r w:rsidR="00053FE6" w:rsidRPr="0019533E">
        <w:rPr>
          <w:rFonts w:cs="Times New Roman"/>
        </w:rPr>
        <w:t>các cột dữ liệu dư thừa</w:t>
      </w:r>
    </w:p>
    <w:p w14:paraId="0286F83D" w14:textId="0AB0A8B9" w:rsidR="00141416" w:rsidRPr="009F2D87" w:rsidRDefault="00141416" w:rsidP="00DD7266">
      <w:pPr>
        <w:pStyle w:val="ListParagraph"/>
        <w:numPr>
          <w:ilvl w:val="0"/>
          <w:numId w:val="45"/>
        </w:numPr>
        <w:spacing w:line="360" w:lineRule="auto"/>
        <w:ind w:left="1418" w:hanging="284"/>
        <w:rPr>
          <w:rFonts w:cs="Times New Roman"/>
        </w:rPr>
      </w:pPr>
      <w:r w:rsidRPr="009F2D87">
        <w:rPr>
          <w:rFonts w:cs="Times New Roman"/>
        </w:rPr>
        <w:t xml:space="preserve">Cột Latitude và Longtitude </w:t>
      </w:r>
      <w:r w:rsidR="000754C9" w:rsidRPr="009F2D87">
        <w:rPr>
          <w:rFonts w:cs="Times New Roman"/>
        </w:rPr>
        <w:t xml:space="preserve">làm mã định vị của cuộc khủng bố, không mang ý nghĩa trong tập </w:t>
      </w:r>
      <w:r w:rsidR="002623F3" w:rsidRPr="009F2D87">
        <w:rPr>
          <w:rFonts w:cs="Times New Roman"/>
        </w:rPr>
        <w:t>dữ liệu.</w:t>
      </w:r>
    </w:p>
    <w:p w14:paraId="22D66106" w14:textId="3A137FFE" w:rsidR="002623F3" w:rsidRPr="009F2D87" w:rsidRDefault="002623F3" w:rsidP="00DD7266">
      <w:pPr>
        <w:pStyle w:val="ListParagraph"/>
        <w:numPr>
          <w:ilvl w:val="0"/>
          <w:numId w:val="45"/>
        </w:numPr>
        <w:spacing w:line="360" w:lineRule="auto"/>
        <w:ind w:left="1418" w:hanging="284"/>
        <w:rPr>
          <w:rFonts w:cs="Times New Roman"/>
        </w:rPr>
      </w:pPr>
      <w:r w:rsidRPr="009F2D87">
        <w:rPr>
          <w:rFonts w:cs="Times New Roman"/>
        </w:rPr>
        <w:t xml:space="preserve">Cột Year, Month, Day mang ý nghĩa ngày, tháng, năm diễn ra cuộc khủng </w:t>
      </w:r>
      <w:r w:rsidR="006141DE" w:rsidRPr="009F2D87">
        <w:rPr>
          <w:rFonts w:cs="Times New Roman"/>
        </w:rPr>
        <w:t>bố, không được chọn để phân tích nên có thể xóa.</w:t>
      </w:r>
    </w:p>
    <w:p w14:paraId="4C354DFF" w14:textId="030A30CC" w:rsidR="006141DE" w:rsidRPr="009F2D87" w:rsidRDefault="006141DE" w:rsidP="00DD7266">
      <w:pPr>
        <w:pStyle w:val="ListParagraph"/>
        <w:numPr>
          <w:ilvl w:val="0"/>
          <w:numId w:val="45"/>
        </w:numPr>
        <w:spacing w:line="360" w:lineRule="auto"/>
        <w:ind w:left="1418" w:hanging="284"/>
        <w:rPr>
          <w:rFonts w:cs="Times New Roman"/>
        </w:rPr>
      </w:pPr>
      <w:r w:rsidRPr="009F2D87">
        <w:rPr>
          <w:rFonts w:cs="Times New Roman"/>
        </w:rPr>
        <w:t xml:space="preserve">Cột Target, Summary, Group, </w:t>
      </w:r>
      <w:r w:rsidR="0050374E" w:rsidRPr="009F2D87">
        <w:rPr>
          <w:rFonts w:cs="Times New Roman"/>
        </w:rPr>
        <w:t>Motive là những cuộc có kiểu dữl liệu string mô tả, diễn giải cuộc tấn công, không phù hợp để phân tích.</w:t>
      </w:r>
    </w:p>
    <w:p w14:paraId="6CC5C5C3" w14:textId="30C712B1" w:rsidR="00057D3C" w:rsidRPr="009F2D87" w:rsidRDefault="00B66D10" w:rsidP="009F2D87">
      <w:pPr>
        <w:spacing w:line="360" w:lineRule="auto"/>
        <w:rPr>
          <w:rFonts w:cs="Times New Roman"/>
          <w:lang w:val="vi-VN"/>
        </w:rPr>
      </w:pPr>
      <w:r w:rsidRPr="009F2D87">
        <w:rPr>
          <w:rFonts w:cs="Times New Roman"/>
          <w:noProof/>
          <w:lang w:val="vi-VN"/>
        </w:rPr>
        <w:drawing>
          <wp:inline distT="0" distB="0" distL="0" distR="0" wp14:anchorId="6024EBA3" wp14:editId="6BF06289">
            <wp:extent cx="6151880" cy="3810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81000"/>
                    </a:xfrm>
                    <a:prstGeom prst="rect">
                      <a:avLst/>
                    </a:prstGeom>
                  </pic:spPr>
                </pic:pic>
              </a:graphicData>
            </a:graphic>
          </wp:inline>
        </w:drawing>
      </w:r>
    </w:p>
    <w:p w14:paraId="03DFE2BB" w14:textId="5490691B" w:rsidR="003637B6" w:rsidRPr="00D86AE2" w:rsidRDefault="008E669B" w:rsidP="009F2D87">
      <w:pPr>
        <w:spacing w:line="360" w:lineRule="auto"/>
        <w:jc w:val="center"/>
        <w:rPr>
          <w:rFonts w:cs="Times New Roman"/>
          <w:b/>
          <w:color w:val="2F5496" w:themeColor="accent1" w:themeShade="BF"/>
          <w:lang w:val="vi-VN"/>
        </w:rPr>
      </w:pPr>
      <w:r w:rsidRPr="00D86AE2">
        <w:rPr>
          <w:rFonts w:cs="Times New Roman"/>
          <w:b/>
          <w:color w:val="2F5496" w:themeColor="accent1" w:themeShade="BF"/>
          <w:lang w:val="vi-VN"/>
        </w:rPr>
        <w:t>Hình</w:t>
      </w:r>
      <w:r w:rsidR="008A471E" w:rsidRPr="00D86AE2">
        <w:rPr>
          <w:rFonts w:cs="Times New Roman"/>
          <w:b/>
          <w:color w:val="2F5496" w:themeColor="accent1" w:themeShade="BF"/>
        </w:rPr>
        <w:t xml:space="preserve"> 7.</w:t>
      </w:r>
      <w:r w:rsidRPr="00D86AE2">
        <w:rPr>
          <w:rFonts w:cs="Times New Roman"/>
          <w:b/>
          <w:color w:val="2F5496" w:themeColor="accent1" w:themeShade="BF"/>
          <w:lang w:val="vi-VN"/>
        </w:rPr>
        <w:t xml:space="preserve"> </w:t>
      </w:r>
      <w:r w:rsidR="00317C35" w:rsidRPr="00D86AE2">
        <w:rPr>
          <w:rFonts w:cs="Times New Roman"/>
          <w:b/>
          <w:bCs/>
          <w:color w:val="2F5496" w:themeColor="accent1" w:themeShade="BF"/>
        </w:rPr>
        <w:t>L</w:t>
      </w:r>
      <w:r w:rsidRPr="00D86AE2">
        <w:rPr>
          <w:rFonts w:cs="Times New Roman"/>
          <w:b/>
          <w:bCs/>
          <w:color w:val="2F5496" w:themeColor="accent1" w:themeShade="BF"/>
          <w:lang w:val="vi-VN"/>
        </w:rPr>
        <w:t>oại</w:t>
      </w:r>
      <w:r w:rsidRPr="00D86AE2">
        <w:rPr>
          <w:rFonts w:cs="Times New Roman"/>
          <w:b/>
          <w:color w:val="2F5496" w:themeColor="accent1" w:themeShade="BF"/>
          <w:lang w:val="vi-VN"/>
        </w:rPr>
        <w:t xml:space="preserve"> bỏ dữ liệu trống</w:t>
      </w:r>
    </w:p>
    <w:p w14:paraId="0FAC9F51" w14:textId="50DD7E80" w:rsidR="00081E54" w:rsidRPr="0019533E" w:rsidRDefault="00081E54" w:rsidP="0019533E">
      <w:pPr>
        <w:pStyle w:val="ListParagraph"/>
        <w:numPr>
          <w:ilvl w:val="0"/>
          <w:numId w:val="22"/>
        </w:numPr>
        <w:tabs>
          <w:tab w:val="left" w:pos="2172"/>
        </w:tabs>
        <w:spacing w:line="360" w:lineRule="auto"/>
        <w:rPr>
          <w:rFonts w:eastAsia="Times New Roman" w:cs="Times New Roman"/>
          <w:b/>
          <w:szCs w:val="26"/>
        </w:rPr>
      </w:pPr>
      <w:r w:rsidRPr="0019533E">
        <w:rPr>
          <w:rFonts w:eastAsia="Times New Roman" w:cs="Times New Roman"/>
          <w:szCs w:val="26"/>
        </w:rPr>
        <w:t>Tìm</w:t>
      </w:r>
      <w:r w:rsidRPr="0019533E">
        <w:rPr>
          <w:rFonts w:eastAsia="Times New Roman" w:cs="Times New Roman"/>
          <w:b/>
          <w:szCs w:val="26"/>
        </w:rPr>
        <w:t xml:space="preserve"> cột có dữ liệu thiếu</w:t>
      </w:r>
    </w:p>
    <w:p w14:paraId="47F0D063" w14:textId="36EE29F4" w:rsidR="0085021D" w:rsidRPr="0019533E" w:rsidRDefault="009626E2" w:rsidP="00DD7266">
      <w:pPr>
        <w:pStyle w:val="ListParagraph"/>
        <w:numPr>
          <w:ilvl w:val="0"/>
          <w:numId w:val="47"/>
        </w:numPr>
        <w:tabs>
          <w:tab w:val="left" w:pos="2172"/>
        </w:tabs>
        <w:spacing w:line="360" w:lineRule="auto"/>
        <w:ind w:hanging="306"/>
        <w:rPr>
          <w:rFonts w:eastAsia="Times New Roman" w:cs="Times New Roman"/>
          <w:szCs w:val="26"/>
        </w:rPr>
      </w:pPr>
      <w:r w:rsidRPr="0019533E">
        <w:rPr>
          <w:rFonts w:eastAsia="Times New Roman" w:cs="Times New Roman"/>
          <w:szCs w:val="26"/>
        </w:rPr>
        <w:t xml:space="preserve">Thiếu dữ liệu </w:t>
      </w:r>
      <w:r w:rsidR="00B97124" w:rsidRPr="0019533E">
        <w:rPr>
          <w:rFonts w:eastAsia="Times New Roman" w:cs="Times New Roman"/>
          <w:szCs w:val="26"/>
        </w:rPr>
        <w:t xml:space="preserve">là một sự xuất hiện phổ biến và có ảnh hưởng đáng kể đến các kết luận được rút ra từ dữ </w:t>
      </w:r>
      <w:r w:rsidR="002B290F" w:rsidRPr="0019533E">
        <w:rPr>
          <w:rFonts w:eastAsia="Times New Roman" w:cs="Times New Roman"/>
          <w:szCs w:val="26"/>
        </w:rPr>
        <w:t xml:space="preserve">liệu. Để có thể kết luận chính xác hơn thì loại bỏ các dòng dữ liệu là cần thiết. </w:t>
      </w:r>
    </w:p>
    <w:p w14:paraId="7F68C743" w14:textId="63AECEA0" w:rsidR="00584A90" w:rsidRPr="009F2D87" w:rsidRDefault="00584A90" w:rsidP="009F2D87">
      <w:pPr>
        <w:tabs>
          <w:tab w:val="left" w:pos="2172"/>
        </w:tabs>
        <w:spacing w:line="360" w:lineRule="auto"/>
        <w:rPr>
          <w:rFonts w:eastAsia="Times New Roman" w:cs="Times New Roman"/>
          <w:szCs w:val="26"/>
          <w:lang w:val="vi-VN"/>
        </w:rPr>
      </w:pPr>
      <w:r w:rsidRPr="009F2D87">
        <w:rPr>
          <w:rFonts w:eastAsia="Times New Roman" w:cs="Times New Roman"/>
          <w:noProof/>
          <w:szCs w:val="26"/>
          <w:lang w:val="vi-VN"/>
        </w:rPr>
        <w:drawing>
          <wp:inline distT="0" distB="0" distL="0" distR="0" wp14:anchorId="4439C8C2" wp14:editId="589F1D38">
            <wp:extent cx="6151880" cy="1063625"/>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5"/>
                    <a:stretch>
                      <a:fillRect/>
                    </a:stretch>
                  </pic:blipFill>
                  <pic:spPr>
                    <a:xfrm>
                      <a:off x="0" y="0"/>
                      <a:ext cx="6151880" cy="1063625"/>
                    </a:xfrm>
                    <a:prstGeom prst="rect">
                      <a:avLst/>
                    </a:prstGeom>
                  </pic:spPr>
                </pic:pic>
              </a:graphicData>
            </a:graphic>
          </wp:inline>
        </w:drawing>
      </w:r>
    </w:p>
    <w:p w14:paraId="2D0AFE6C" w14:textId="461D994E" w:rsidR="008E669B" w:rsidRPr="00D86AE2" w:rsidRDefault="008E669B" w:rsidP="009F2D87">
      <w:pPr>
        <w:tabs>
          <w:tab w:val="left" w:pos="2172"/>
        </w:tabs>
        <w:spacing w:line="360" w:lineRule="auto"/>
        <w:jc w:val="center"/>
        <w:rPr>
          <w:rFonts w:eastAsia="Times New Roman" w:cs="Times New Roman"/>
          <w:b/>
          <w:color w:val="2F5496" w:themeColor="accent1" w:themeShade="BF"/>
          <w:szCs w:val="26"/>
          <w:lang w:val="vi-VN"/>
        </w:rPr>
      </w:pPr>
      <w:r w:rsidRPr="00D86AE2">
        <w:rPr>
          <w:rFonts w:eastAsia="Times New Roman" w:cs="Times New Roman"/>
          <w:b/>
          <w:color w:val="2F5496" w:themeColor="accent1" w:themeShade="BF"/>
          <w:szCs w:val="26"/>
          <w:lang w:val="vi-VN"/>
        </w:rPr>
        <w:t>Hình</w:t>
      </w:r>
      <w:r w:rsidR="0019533E" w:rsidRPr="00D86AE2">
        <w:rPr>
          <w:rFonts w:eastAsia="Times New Roman" w:cs="Times New Roman"/>
          <w:b/>
          <w:color w:val="2F5496" w:themeColor="accent1" w:themeShade="BF"/>
          <w:szCs w:val="26"/>
        </w:rPr>
        <w:t xml:space="preserve"> </w:t>
      </w:r>
      <w:r w:rsidR="0019533E" w:rsidRPr="00D86AE2">
        <w:rPr>
          <w:rFonts w:eastAsia="Times New Roman" w:cs="Times New Roman"/>
          <w:b/>
          <w:bCs/>
          <w:color w:val="2F5496" w:themeColor="accent1" w:themeShade="BF"/>
          <w:szCs w:val="26"/>
        </w:rPr>
        <w:t>8. K</w:t>
      </w:r>
      <w:r w:rsidRPr="00D86AE2">
        <w:rPr>
          <w:rFonts w:eastAsia="Times New Roman" w:cs="Times New Roman"/>
          <w:b/>
          <w:bCs/>
          <w:color w:val="2F5496" w:themeColor="accent1" w:themeShade="BF"/>
          <w:szCs w:val="26"/>
          <w:lang w:val="vi-VN"/>
        </w:rPr>
        <w:t>iểm</w:t>
      </w:r>
      <w:r w:rsidRPr="00D86AE2">
        <w:rPr>
          <w:rFonts w:eastAsia="Times New Roman" w:cs="Times New Roman"/>
          <w:b/>
          <w:color w:val="2F5496" w:themeColor="accent1" w:themeShade="BF"/>
          <w:szCs w:val="26"/>
          <w:lang w:val="vi-VN"/>
        </w:rPr>
        <w:t xml:space="preserve"> tra giá trị N/a của </w:t>
      </w:r>
      <w:r w:rsidR="007147D2" w:rsidRPr="00D86AE2">
        <w:rPr>
          <w:rFonts w:eastAsia="Times New Roman" w:cs="Times New Roman"/>
          <w:b/>
          <w:color w:val="2F5496" w:themeColor="accent1" w:themeShade="BF"/>
          <w:szCs w:val="26"/>
          <w:lang w:val="vi-VN"/>
        </w:rPr>
        <w:t>các cột dữ liệu</w:t>
      </w:r>
    </w:p>
    <w:p w14:paraId="4354C644" w14:textId="6102B8C7" w:rsidR="002C3076" w:rsidRPr="009F2D87" w:rsidRDefault="002C3076" w:rsidP="009F2D87">
      <w:pPr>
        <w:tabs>
          <w:tab w:val="left" w:pos="2172"/>
        </w:tabs>
        <w:spacing w:line="360" w:lineRule="auto"/>
        <w:jc w:val="center"/>
        <w:rPr>
          <w:rFonts w:eastAsia="Times New Roman" w:cs="Times New Roman"/>
          <w:szCs w:val="26"/>
          <w:lang w:val="vi-VN"/>
        </w:rPr>
      </w:pPr>
      <w:r w:rsidRPr="009F2D87">
        <w:rPr>
          <w:rFonts w:eastAsia="Times New Roman" w:cs="Times New Roman"/>
          <w:noProof/>
          <w:szCs w:val="26"/>
          <w:lang w:val="vi-VN"/>
        </w:rPr>
        <w:lastRenderedPageBreak/>
        <w:drawing>
          <wp:inline distT="0" distB="0" distL="0" distR="0" wp14:anchorId="40778867" wp14:editId="60EE0604">
            <wp:extent cx="6151880" cy="1101090"/>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6"/>
                    <a:stretch>
                      <a:fillRect/>
                    </a:stretch>
                  </pic:blipFill>
                  <pic:spPr>
                    <a:xfrm>
                      <a:off x="0" y="0"/>
                      <a:ext cx="6151880" cy="1101090"/>
                    </a:xfrm>
                    <a:prstGeom prst="rect">
                      <a:avLst/>
                    </a:prstGeom>
                  </pic:spPr>
                </pic:pic>
              </a:graphicData>
            </a:graphic>
          </wp:inline>
        </w:drawing>
      </w:r>
    </w:p>
    <w:p w14:paraId="1E9969D1" w14:textId="1CEA1BA3" w:rsidR="007147D2" w:rsidRPr="00D86AE2" w:rsidRDefault="007147D2" w:rsidP="0019533E">
      <w:pPr>
        <w:tabs>
          <w:tab w:val="left" w:pos="2172"/>
        </w:tabs>
        <w:spacing w:line="360" w:lineRule="auto"/>
        <w:jc w:val="center"/>
        <w:rPr>
          <w:rFonts w:eastAsia="Times New Roman" w:cs="Times New Roman"/>
          <w:b/>
          <w:color w:val="2F5496" w:themeColor="accent1" w:themeShade="BF"/>
          <w:szCs w:val="26"/>
          <w:lang w:val="vi-VN"/>
        </w:rPr>
      </w:pPr>
      <w:r w:rsidRPr="00D86AE2">
        <w:rPr>
          <w:rFonts w:eastAsia="Times New Roman" w:cs="Times New Roman"/>
          <w:b/>
          <w:bCs/>
          <w:color w:val="2F5496" w:themeColor="accent1" w:themeShade="BF"/>
          <w:szCs w:val="26"/>
          <w:lang w:val="vi-VN"/>
        </w:rPr>
        <w:t>H</w:t>
      </w:r>
      <w:r w:rsidR="0019533E" w:rsidRPr="00D86AE2">
        <w:rPr>
          <w:rFonts w:eastAsia="Times New Roman" w:cs="Times New Roman"/>
          <w:b/>
          <w:bCs/>
          <w:color w:val="2F5496" w:themeColor="accent1" w:themeShade="BF"/>
          <w:szCs w:val="26"/>
        </w:rPr>
        <w:t>ì</w:t>
      </w:r>
      <w:r w:rsidRPr="00D86AE2">
        <w:rPr>
          <w:rFonts w:eastAsia="Times New Roman" w:cs="Times New Roman"/>
          <w:b/>
          <w:bCs/>
          <w:color w:val="2F5496" w:themeColor="accent1" w:themeShade="BF"/>
          <w:szCs w:val="26"/>
          <w:lang w:val="vi-VN"/>
        </w:rPr>
        <w:t>nh</w:t>
      </w:r>
      <w:r w:rsidR="0019533E" w:rsidRPr="00D86AE2">
        <w:rPr>
          <w:rFonts w:eastAsia="Times New Roman" w:cs="Times New Roman"/>
          <w:b/>
          <w:bCs/>
          <w:color w:val="2F5496" w:themeColor="accent1" w:themeShade="BF"/>
          <w:szCs w:val="26"/>
        </w:rPr>
        <w:t xml:space="preserve"> 9.</w:t>
      </w:r>
      <w:r w:rsidRPr="00D86AE2">
        <w:rPr>
          <w:rFonts w:eastAsia="Times New Roman" w:cs="Times New Roman"/>
          <w:b/>
          <w:bCs/>
          <w:color w:val="2F5496" w:themeColor="accent1" w:themeShade="BF"/>
          <w:szCs w:val="26"/>
          <w:lang w:val="vi-VN"/>
        </w:rPr>
        <w:t xml:space="preserve"> </w:t>
      </w:r>
      <w:r w:rsidR="0019533E" w:rsidRPr="00D86AE2">
        <w:rPr>
          <w:rFonts w:eastAsia="Times New Roman" w:cs="Times New Roman"/>
          <w:b/>
          <w:bCs/>
          <w:color w:val="2F5496" w:themeColor="accent1" w:themeShade="BF"/>
          <w:szCs w:val="26"/>
        </w:rPr>
        <w:t>K</w:t>
      </w:r>
      <w:r w:rsidRPr="00D86AE2">
        <w:rPr>
          <w:rFonts w:eastAsia="Times New Roman" w:cs="Times New Roman"/>
          <w:b/>
          <w:bCs/>
          <w:color w:val="2F5496" w:themeColor="accent1" w:themeShade="BF"/>
          <w:szCs w:val="26"/>
          <w:lang w:val="vi-VN"/>
        </w:rPr>
        <w:t>iểm</w:t>
      </w:r>
      <w:r w:rsidRPr="00D86AE2">
        <w:rPr>
          <w:rFonts w:eastAsia="Times New Roman" w:cs="Times New Roman"/>
          <w:b/>
          <w:color w:val="2F5496" w:themeColor="accent1" w:themeShade="BF"/>
          <w:szCs w:val="26"/>
          <w:lang w:val="vi-VN"/>
        </w:rPr>
        <w:t xml:space="preserve"> tra giá trị Null của các cột dữ liệu</w:t>
      </w:r>
    </w:p>
    <w:p w14:paraId="5EC41904" w14:textId="5EB5BC8C" w:rsidR="00FC24E6" w:rsidRPr="009F2D87" w:rsidRDefault="00FC24E6" w:rsidP="0019533E">
      <w:pPr>
        <w:pStyle w:val="ListParagraph"/>
        <w:numPr>
          <w:ilvl w:val="1"/>
          <w:numId w:val="22"/>
        </w:numPr>
        <w:tabs>
          <w:tab w:val="left" w:pos="2172"/>
        </w:tabs>
        <w:spacing w:line="360" w:lineRule="auto"/>
        <w:rPr>
          <w:rFonts w:eastAsia="Times New Roman" w:cs="Times New Roman"/>
          <w:szCs w:val="26"/>
        </w:rPr>
      </w:pPr>
      <w:r w:rsidRPr="009F2D87">
        <w:rPr>
          <w:rFonts w:eastAsia="Times New Roman" w:cs="Times New Roman"/>
          <w:szCs w:val="26"/>
        </w:rPr>
        <w:t xml:space="preserve">Có thể thấy rằng cột dữ liệu Killed và Wouded là 2 cột bị thiếu dữ </w:t>
      </w:r>
      <w:r w:rsidR="00EA4D64" w:rsidRPr="009F2D87">
        <w:rPr>
          <w:rFonts w:eastAsia="Times New Roman" w:cs="Times New Roman"/>
          <w:szCs w:val="26"/>
        </w:rPr>
        <w:t>liệu.</w:t>
      </w:r>
    </w:p>
    <w:p w14:paraId="03AD9EC9" w14:textId="3DF2984C" w:rsidR="0085021D" w:rsidRPr="0019533E" w:rsidRDefault="00081E54" w:rsidP="0019533E">
      <w:pPr>
        <w:pStyle w:val="ListParagraph"/>
        <w:numPr>
          <w:ilvl w:val="0"/>
          <w:numId w:val="22"/>
        </w:numPr>
        <w:spacing w:line="360" w:lineRule="auto"/>
        <w:rPr>
          <w:rFonts w:eastAsia="Times New Roman" w:cs="Times New Roman"/>
          <w:b/>
          <w:szCs w:val="26"/>
        </w:rPr>
      </w:pPr>
      <w:r w:rsidRPr="0019533E">
        <w:rPr>
          <w:rFonts w:eastAsia="Times New Roman" w:cs="Times New Roman"/>
          <w:szCs w:val="26"/>
        </w:rPr>
        <w:t>Tìm</w:t>
      </w:r>
      <w:r w:rsidRPr="0019533E">
        <w:rPr>
          <w:rFonts w:eastAsia="Times New Roman" w:cs="Times New Roman"/>
          <w:b/>
          <w:szCs w:val="26"/>
        </w:rPr>
        <w:t xml:space="preserve"> cột chỉ có một </w:t>
      </w:r>
      <w:r w:rsidR="00681E86" w:rsidRPr="0019533E">
        <w:rPr>
          <w:rFonts w:eastAsia="Times New Roman" w:cs="Times New Roman"/>
          <w:b/>
          <w:szCs w:val="26"/>
        </w:rPr>
        <w:t>giá trị</w:t>
      </w:r>
    </w:p>
    <w:p w14:paraId="311BD4EB" w14:textId="5D8E117A" w:rsidR="00681E86" w:rsidRPr="009F2D87" w:rsidRDefault="00681E86" w:rsidP="009F2D87">
      <w:pPr>
        <w:tabs>
          <w:tab w:val="left" w:pos="2172"/>
        </w:tabs>
        <w:spacing w:line="360" w:lineRule="auto"/>
        <w:rPr>
          <w:rFonts w:eastAsia="Times New Roman" w:cs="Times New Roman"/>
          <w:b/>
          <w:bCs/>
          <w:szCs w:val="26"/>
          <w:lang w:val="vi-VN"/>
        </w:rPr>
      </w:pPr>
      <w:r w:rsidRPr="009F2D87">
        <w:rPr>
          <w:rFonts w:eastAsia="Times New Roman" w:cs="Times New Roman"/>
          <w:b/>
          <w:bCs/>
          <w:noProof/>
          <w:szCs w:val="26"/>
          <w:lang w:val="vi-VN"/>
        </w:rPr>
        <w:drawing>
          <wp:inline distT="0" distB="0" distL="0" distR="0" wp14:anchorId="2E416484" wp14:editId="33CD0A88">
            <wp:extent cx="6151880" cy="1432560"/>
            <wp:effectExtent l="0" t="0" r="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7"/>
                    <a:stretch>
                      <a:fillRect/>
                    </a:stretch>
                  </pic:blipFill>
                  <pic:spPr>
                    <a:xfrm>
                      <a:off x="0" y="0"/>
                      <a:ext cx="6151880" cy="1432560"/>
                    </a:xfrm>
                    <a:prstGeom prst="rect">
                      <a:avLst/>
                    </a:prstGeom>
                  </pic:spPr>
                </pic:pic>
              </a:graphicData>
            </a:graphic>
          </wp:inline>
        </w:drawing>
      </w:r>
    </w:p>
    <w:p w14:paraId="4990FEFD" w14:textId="029FBC2C" w:rsidR="007147D2" w:rsidRPr="00D86AE2" w:rsidRDefault="007147D2" w:rsidP="009F2D87">
      <w:pPr>
        <w:tabs>
          <w:tab w:val="left" w:pos="2172"/>
        </w:tabs>
        <w:spacing w:line="360" w:lineRule="auto"/>
        <w:jc w:val="center"/>
        <w:rPr>
          <w:rFonts w:eastAsia="Times New Roman" w:cs="Times New Roman"/>
          <w:b/>
          <w:color w:val="2F5496" w:themeColor="accent1" w:themeShade="BF"/>
          <w:szCs w:val="26"/>
          <w:lang w:val="vi-VN"/>
        </w:rPr>
      </w:pPr>
      <w:r w:rsidRPr="00D86AE2">
        <w:rPr>
          <w:rFonts w:eastAsia="Times New Roman" w:cs="Times New Roman"/>
          <w:b/>
          <w:color w:val="2F5496" w:themeColor="accent1" w:themeShade="BF"/>
          <w:szCs w:val="26"/>
          <w:lang w:val="vi-VN"/>
        </w:rPr>
        <w:t>Hình</w:t>
      </w:r>
      <w:r w:rsidR="0019533E" w:rsidRPr="00D86AE2">
        <w:rPr>
          <w:rFonts w:eastAsia="Times New Roman" w:cs="Times New Roman"/>
          <w:b/>
          <w:color w:val="2F5496" w:themeColor="accent1" w:themeShade="BF"/>
          <w:szCs w:val="26"/>
        </w:rPr>
        <w:t xml:space="preserve"> </w:t>
      </w:r>
      <w:r w:rsidR="0019533E" w:rsidRPr="00D86AE2">
        <w:rPr>
          <w:rFonts w:eastAsia="Times New Roman" w:cs="Times New Roman"/>
          <w:b/>
          <w:bCs/>
          <w:color w:val="2F5496" w:themeColor="accent1" w:themeShade="BF"/>
          <w:szCs w:val="26"/>
        </w:rPr>
        <w:t>10.</w:t>
      </w:r>
      <w:r w:rsidRPr="00D86AE2">
        <w:rPr>
          <w:rFonts w:eastAsia="Times New Roman" w:cs="Times New Roman"/>
          <w:b/>
          <w:bCs/>
          <w:color w:val="2F5496" w:themeColor="accent1" w:themeShade="BF"/>
          <w:szCs w:val="26"/>
          <w:lang w:val="vi-VN"/>
        </w:rPr>
        <w:t xml:space="preserve"> </w:t>
      </w:r>
      <w:r w:rsidR="00FD7D1D" w:rsidRPr="00D86AE2">
        <w:rPr>
          <w:rFonts w:eastAsia="Times New Roman" w:cs="Times New Roman"/>
          <w:b/>
          <w:color w:val="2F5496" w:themeColor="accent1" w:themeShade="BF"/>
          <w:szCs w:val="26"/>
          <w:lang w:val="vi-VN"/>
        </w:rPr>
        <w:t>tìm cột chỉ có một giá trị</w:t>
      </w:r>
    </w:p>
    <w:p w14:paraId="05F92623" w14:textId="4BFB72FA" w:rsidR="00681E86" w:rsidRPr="0019533E" w:rsidRDefault="00EA4D64" w:rsidP="00DD7266">
      <w:pPr>
        <w:pStyle w:val="ListParagraph"/>
        <w:numPr>
          <w:ilvl w:val="0"/>
          <w:numId w:val="48"/>
        </w:numPr>
        <w:tabs>
          <w:tab w:val="left" w:pos="2172"/>
        </w:tabs>
        <w:spacing w:line="360" w:lineRule="auto"/>
        <w:rPr>
          <w:rFonts w:eastAsia="Times New Roman" w:cs="Times New Roman"/>
          <w:b/>
          <w:bCs/>
          <w:szCs w:val="26"/>
        </w:rPr>
      </w:pPr>
      <w:r w:rsidRPr="0019533E">
        <w:rPr>
          <w:rFonts w:eastAsia="Times New Roman" w:cs="Times New Roman"/>
          <w:szCs w:val="26"/>
        </w:rPr>
        <w:t>Cột Country và Region đều chỉ có 1 giá trị.</w:t>
      </w:r>
    </w:p>
    <w:p w14:paraId="780132EE" w14:textId="123ECCA8" w:rsidR="00382CDE" w:rsidRPr="0019533E" w:rsidRDefault="0019533E" w:rsidP="0019533E">
      <w:pPr>
        <w:spacing w:line="360" w:lineRule="auto"/>
        <w:ind w:left="1134" w:hanging="283"/>
        <w:rPr>
          <w:rFonts w:cs="Times New Roman"/>
        </w:rPr>
      </w:pPr>
      <w:r w:rsidRPr="0019533E">
        <w:rPr>
          <w:rFonts w:cs="Times New Roman"/>
        </w:rPr>
        <w:t>-</w:t>
      </w:r>
      <w:r w:rsidRPr="0019533E">
        <w:rPr>
          <w:rFonts w:cs="Times New Roman"/>
        </w:rPr>
        <w:tab/>
      </w:r>
      <w:r w:rsidR="00382CDE" w:rsidRPr="0019533E">
        <w:rPr>
          <w:rFonts w:cs="Times New Roman"/>
        </w:rPr>
        <w:t>Tiến hành loại bỏ những dòng giá trị thiếu.</w:t>
      </w:r>
    </w:p>
    <w:p w14:paraId="64129D7F" w14:textId="5748EADC" w:rsidR="00382CDE" w:rsidRDefault="00007AAC" w:rsidP="00BD7FA5">
      <w:pPr>
        <w:tabs>
          <w:tab w:val="left" w:pos="2172"/>
        </w:tabs>
        <w:spacing w:line="360" w:lineRule="auto"/>
        <w:jc w:val="center"/>
        <w:rPr>
          <w:rFonts w:eastAsia="Times New Roman" w:cs="Times New Roman"/>
          <w:b/>
          <w:bCs/>
          <w:szCs w:val="26"/>
        </w:rPr>
      </w:pPr>
      <w:r w:rsidRPr="00357BD6">
        <w:rPr>
          <w:rFonts w:eastAsia="Times New Roman" w:cs="Times New Roman"/>
          <w:noProof/>
          <w:szCs w:val="26"/>
          <w:lang w:val="vi-VN"/>
        </w:rPr>
        <w:drawing>
          <wp:inline distT="0" distB="0" distL="0" distR="0" wp14:anchorId="2366D08B" wp14:editId="56F2F3E2">
            <wp:extent cx="3779520" cy="2519680"/>
            <wp:effectExtent l="0" t="0" r="0" b="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28"/>
                    <a:stretch>
                      <a:fillRect/>
                    </a:stretch>
                  </pic:blipFill>
                  <pic:spPr>
                    <a:xfrm>
                      <a:off x="0" y="0"/>
                      <a:ext cx="3780510" cy="2520340"/>
                    </a:xfrm>
                    <a:prstGeom prst="rect">
                      <a:avLst/>
                    </a:prstGeom>
                  </pic:spPr>
                </pic:pic>
              </a:graphicData>
            </a:graphic>
          </wp:inline>
        </w:drawing>
      </w:r>
    </w:p>
    <w:p w14:paraId="2C15CA3E" w14:textId="3FDB970D" w:rsidR="00BD7FA5" w:rsidRPr="00D86AE2" w:rsidRDefault="00BD7FA5" w:rsidP="00BD7FA5">
      <w:pPr>
        <w:tabs>
          <w:tab w:val="left" w:pos="2172"/>
        </w:tabs>
        <w:spacing w:line="360" w:lineRule="auto"/>
        <w:rPr>
          <w:rFonts w:eastAsia="Times New Roman" w:cs="Times New Roman"/>
          <w:b/>
          <w:bCs/>
          <w:color w:val="2F5496" w:themeColor="accent1" w:themeShade="BF"/>
          <w:szCs w:val="26"/>
        </w:rPr>
      </w:pPr>
      <w:r w:rsidRPr="00D86AE2">
        <w:rPr>
          <w:rFonts w:eastAsia="Times New Roman" w:cs="Times New Roman"/>
          <w:b/>
          <w:bCs/>
          <w:color w:val="2F5496" w:themeColor="accent1" w:themeShade="BF"/>
          <w:szCs w:val="26"/>
        </w:rPr>
        <w:tab/>
      </w:r>
      <w:r w:rsidRPr="00D86AE2">
        <w:rPr>
          <w:rFonts w:eastAsia="Times New Roman" w:cs="Times New Roman"/>
          <w:b/>
          <w:bCs/>
          <w:color w:val="2F5496" w:themeColor="accent1" w:themeShade="BF"/>
          <w:szCs w:val="26"/>
          <w:lang w:val="vi-VN"/>
        </w:rPr>
        <w:t>Hình</w:t>
      </w:r>
      <w:r w:rsidRPr="00D86AE2">
        <w:rPr>
          <w:rFonts w:eastAsia="Times New Roman" w:cs="Times New Roman"/>
          <w:b/>
          <w:bCs/>
          <w:color w:val="2F5496" w:themeColor="accent1" w:themeShade="BF"/>
          <w:szCs w:val="26"/>
        </w:rPr>
        <w:t xml:space="preserve"> 11.</w:t>
      </w:r>
      <w:r w:rsidRPr="00D86AE2">
        <w:rPr>
          <w:rFonts w:eastAsia="Times New Roman" w:cs="Times New Roman"/>
          <w:b/>
          <w:bCs/>
          <w:color w:val="2F5496" w:themeColor="accent1" w:themeShade="BF"/>
          <w:szCs w:val="26"/>
          <w:lang w:val="vi-VN"/>
        </w:rPr>
        <w:t xml:space="preserve"> </w:t>
      </w:r>
      <w:r w:rsidRPr="00D86AE2">
        <w:rPr>
          <w:rFonts w:eastAsia="Times New Roman" w:cs="Times New Roman"/>
          <w:b/>
          <w:bCs/>
          <w:color w:val="2F5496" w:themeColor="accent1" w:themeShade="BF"/>
          <w:szCs w:val="26"/>
        </w:rPr>
        <w:t>Xóa các côt không chọn</w:t>
      </w:r>
    </w:p>
    <w:p w14:paraId="5B9F4AF8" w14:textId="5AFC7BA5" w:rsidR="00BD7FA5" w:rsidRPr="009F2D87" w:rsidRDefault="00BD7FA5" w:rsidP="009F2D87">
      <w:pPr>
        <w:tabs>
          <w:tab w:val="left" w:pos="2172"/>
        </w:tabs>
        <w:spacing w:line="360" w:lineRule="auto"/>
        <w:ind w:left="360"/>
        <w:rPr>
          <w:rFonts w:eastAsia="Times New Roman" w:cs="Times New Roman"/>
          <w:b/>
          <w:bCs/>
          <w:szCs w:val="26"/>
        </w:rPr>
      </w:pPr>
    </w:p>
    <w:p w14:paraId="4F173DAB" w14:textId="4BC65734" w:rsidR="00A377FC" w:rsidRPr="00D86AE2" w:rsidRDefault="00A377FC" w:rsidP="00BD7FA5">
      <w:pPr>
        <w:pStyle w:val="Heading2"/>
        <w:numPr>
          <w:ilvl w:val="0"/>
          <w:numId w:val="0"/>
        </w:numPr>
        <w:ind w:left="576" w:hanging="576"/>
        <w:rPr>
          <w:rFonts w:eastAsia="Times New Roman" w:cs="Times New Roman"/>
          <w:color w:val="2F5496" w:themeColor="accent1" w:themeShade="BF"/>
          <w:sz w:val="30"/>
          <w:szCs w:val="30"/>
          <w:lang w:val="vi-VN"/>
        </w:rPr>
      </w:pPr>
      <w:bookmarkStart w:id="26" w:name="_Toc122478027"/>
      <w:r w:rsidRPr="00D86AE2">
        <w:rPr>
          <w:rFonts w:eastAsia="Times New Roman" w:cs="Times New Roman"/>
          <w:color w:val="2F5496" w:themeColor="accent1" w:themeShade="BF"/>
          <w:sz w:val="30"/>
          <w:szCs w:val="30"/>
        </w:rPr>
        <w:lastRenderedPageBreak/>
        <w:t>2</w:t>
      </w:r>
      <w:r w:rsidRPr="00D86AE2">
        <w:rPr>
          <w:rFonts w:eastAsia="Times New Roman" w:cs="Times New Roman"/>
          <w:color w:val="2F5496" w:themeColor="accent1" w:themeShade="BF"/>
          <w:sz w:val="30"/>
          <w:szCs w:val="30"/>
          <w:lang w:val="vi-VN"/>
        </w:rPr>
        <w:t xml:space="preserve">.4 </w:t>
      </w:r>
      <w:r w:rsidR="00BD7FA5" w:rsidRPr="00D86AE2">
        <w:rPr>
          <w:rFonts w:eastAsia="Times New Roman" w:cs="Times New Roman"/>
          <w:color w:val="2F5496" w:themeColor="accent1" w:themeShade="BF"/>
          <w:sz w:val="30"/>
          <w:szCs w:val="30"/>
          <w:lang w:val="vi-VN"/>
        </w:rPr>
        <w:tab/>
      </w:r>
      <w:r w:rsidRPr="00D86AE2">
        <w:rPr>
          <w:rFonts w:eastAsia="Times New Roman" w:cs="Times New Roman"/>
          <w:color w:val="2F5496" w:themeColor="accent1" w:themeShade="BF"/>
          <w:sz w:val="30"/>
          <w:szCs w:val="30"/>
          <w:lang w:val="vi-VN"/>
        </w:rPr>
        <w:t>Chuyển các thuộc tính Object thành Numeric</w:t>
      </w:r>
      <w:bookmarkEnd w:id="26"/>
    </w:p>
    <w:p w14:paraId="4E069D4E" w14:textId="4AAD2DA7" w:rsidR="000B6CCD" w:rsidRPr="009F2D87" w:rsidRDefault="000B6CCD" w:rsidP="00BD7FA5">
      <w:pPr>
        <w:tabs>
          <w:tab w:val="left" w:pos="2172"/>
        </w:tabs>
        <w:spacing w:line="360" w:lineRule="auto"/>
        <w:ind w:left="567"/>
        <w:rPr>
          <w:rFonts w:eastAsia="Times New Roman" w:cs="Times New Roman"/>
          <w:szCs w:val="26"/>
          <w:lang w:val="vi-VN"/>
        </w:rPr>
      </w:pPr>
      <w:r w:rsidRPr="009F2D87">
        <w:rPr>
          <w:rFonts w:eastAsia="Times New Roman" w:cs="Times New Roman"/>
          <w:szCs w:val="26"/>
          <w:lang w:val="vi-VN"/>
        </w:rPr>
        <w:t xml:space="preserve">Vì dữ liệu của cột </w:t>
      </w:r>
      <w:r w:rsidR="00DF4BDE" w:rsidRPr="009F2D87">
        <w:rPr>
          <w:rFonts w:eastAsia="Times New Roman" w:cs="Times New Roman"/>
          <w:szCs w:val="26"/>
          <w:lang w:val="vi-VN"/>
        </w:rPr>
        <w:t xml:space="preserve">AttackType và Target_type </w:t>
      </w:r>
      <w:r w:rsidRPr="009F2D87">
        <w:rPr>
          <w:rFonts w:eastAsia="Times New Roman" w:cs="Times New Roman"/>
          <w:szCs w:val="26"/>
          <w:lang w:val="vi-VN"/>
        </w:rPr>
        <w:t xml:space="preserve">là dạng </w:t>
      </w:r>
      <w:r w:rsidR="00DF4BDE" w:rsidRPr="009F2D87">
        <w:rPr>
          <w:rFonts w:eastAsia="Times New Roman" w:cs="Times New Roman"/>
          <w:szCs w:val="26"/>
          <w:lang w:val="vi-VN"/>
        </w:rPr>
        <w:t>chuỗi</w:t>
      </w:r>
      <w:r w:rsidRPr="009F2D87">
        <w:rPr>
          <w:rFonts w:eastAsia="Times New Roman" w:cs="Times New Roman"/>
          <w:szCs w:val="26"/>
          <w:lang w:val="vi-VN"/>
        </w:rPr>
        <w:t xml:space="preserve"> nên sẽ không phục vụ được cho việc Mining dữ liệu, nhóm sẽ chuyển đổi dữ liệu sang dạng số</w:t>
      </w:r>
    </w:p>
    <w:p w14:paraId="7F92B344" w14:textId="774560EB" w:rsidR="00A377FC" w:rsidRPr="009F2D87" w:rsidRDefault="000B6CCD" w:rsidP="00BD7FA5">
      <w:pPr>
        <w:tabs>
          <w:tab w:val="left" w:pos="2172"/>
        </w:tabs>
        <w:spacing w:line="360" w:lineRule="auto"/>
        <w:jc w:val="center"/>
        <w:rPr>
          <w:rFonts w:eastAsia="Times New Roman" w:cs="Times New Roman"/>
          <w:b/>
          <w:bCs/>
          <w:szCs w:val="26"/>
          <w:lang w:val="vi-VN"/>
        </w:rPr>
      </w:pPr>
      <w:r w:rsidRPr="009F2D87">
        <w:rPr>
          <w:rFonts w:eastAsia="Times New Roman" w:cs="Times New Roman"/>
          <w:b/>
          <w:bCs/>
          <w:noProof/>
          <w:szCs w:val="26"/>
          <w:lang w:val="vi-VN"/>
        </w:rPr>
        <w:drawing>
          <wp:inline distT="0" distB="0" distL="0" distR="0" wp14:anchorId="3BA40824" wp14:editId="32D6BCBD">
            <wp:extent cx="6151880" cy="1223010"/>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29"/>
                    <a:stretch>
                      <a:fillRect/>
                    </a:stretch>
                  </pic:blipFill>
                  <pic:spPr>
                    <a:xfrm>
                      <a:off x="0" y="0"/>
                      <a:ext cx="6151880" cy="1223010"/>
                    </a:xfrm>
                    <a:prstGeom prst="rect">
                      <a:avLst/>
                    </a:prstGeom>
                  </pic:spPr>
                </pic:pic>
              </a:graphicData>
            </a:graphic>
          </wp:inline>
        </w:drawing>
      </w:r>
    </w:p>
    <w:p w14:paraId="44CD43AD" w14:textId="76150813" w:rsidR="00504073" w:rsidRPr="00D86AE2" w:rsidRDefault="00504073" w:rsidP="00BD7FA5">
      <w:pPr>
        <w:tabs>
          <w:tab w:val="left" w:pos="2172"/>
        </w:tabs>
        <w:spacing w:line="360" w:lineRule="auto"/>
        <w:jc w:val="center"/>
        <w:rPr>
          <w:rFonts w:eastAsia="Times New Roman" w:cs="Times New Roman"/>
          <w:b/>
          <w:color w:val="2F5496" w:themeColor="accent1" w:themeShade="BF"/>
          <w:szCs w:val="26"/>
          <w:lang w:val="vi-VN"/>
        </w:rPr>
      </w:pPr>
      <w:r w:rsidRPr="00D86AE2">
        <w:rPr>
          <w:rFonts w:eastAsia="Times New Roman" w:cs="Times New Roman"/>
          <w:b/>
          <w:color w:val="2F5496" w:themeColor="accent1" w:themeShade="BF"/>
          <w:szCs w:val="26"/>
          <w:lang w:val="vi-VN"/>
        </w:rPr>
        <w:t>Hình</w:t>
      </w:r>
      <w:r w:rsidR="00BD7FA5" w:rsidRPr="00D86AE2">
        <w:rPr>
          <w:rFonts w:eastAsia="Times New Roman" w:cs="Times New Roman"/>
          <w:b/>
          <w:color w:val="2F5496" w:themeColor="accent1" w:themeShade="BF"/>
          <w:szCs w:val="26"/>
        </w:rPr>
        <w:t xml:space="preserve"> </w:t>
      </w:r>
      <w:r w:rsidR="00BD7FA5" w:rsidRPr="00D86AE2">
        <w:rPr>
          <w:rFonts w:eastAsia="Times New Roman" w:cs="Times New Roman"/>
          <w:b/>
          <w:bCs/>
          <w:color w:val="2F5496" w:themeColor="accent1" w:themeShade="BF"/>
          <w:szCs w:val="26"/>
        </w:rPr>
        <w:t>11.</w:t>
      </w:r>
      <w:r w:rsidRPr="00D86AE2">
        <w:rPr>
          <w:rFonts w:eastAsia="Times New Roman" w:cs="Times New Roman"/>
          <w:b/>
          <w:bCs/>
          <w:color w:val="2F5496" w:themeColor="accent1" w:themeShade="BF"/>
          <w:szCs w:val="26"/>
          <w:lang w:val="vi-VN"/>
        </w:rPr>
        <w:t xml:space="preserve"> </w:t>
      </w:r>
      <w:r w:rsidR="00BD7FA5" w:rsidRPr="00D86AE2">
        <w:rPr>
          <w:rFonts w:eastAsia="Times New Roman" w:cs="Times New Roman"/>
          <w:b/>
          <w:bCs/>
          <w:color w:val="2F5496" w:themeColor="accent1" w:themeShade="BF"/>
          <w:szCs w:val="26"/>
        </w:rPr>
        <w:t>T</w:t>
      </w:r>
      <w:r w:rsidRPr="00D86AE2">
        <w:rPr>
          <w:rFonts w:eastAsia="Times New Roman" w:cs="Times New Roman"/>
          <w:b/>
          <w:bCs/>
          <w:color w:val="2F5496" w:themeColor="accent1" w:themeShade="BF"/>
          <w:szCs w:val="26"/>
          <w:lang w:val="vi-VN"/>
        </w:rPr>
        <w:t>iến</w:t>
      </w:r>
      <w:r w:rsidRPr="00D86AE2">
        <w:rPr>
          <w:rFonts w:eastAsia="Times New Roman" w:cs="Times New Roman"/>
          <w:b/>
          <w:color w:val="2F5496" w:themeColor="accent1" w:themeShade="BF"/>
          <w:szCs w:val="26"/>
          <w:lang w:val="vi-VN"/>
        </w:rPr>
        <w:t xml:space="preserve"> hành chuyển đổi kiểu dữ liệu</w:t>
      </w:r>
    </w:p>
    <w:p w14:paraId="07797FEB" w14:textId="2B86F426" w:rsidR="000B6CCD" w:rsidRPr="009F2D87" w:rsidRDefault="006350BA" w:rsidP="00BD7FA5">
      <w:pPr>
        <w:tabs>
          <w:tab w:val="left" w:pos="2172"/>
        </w:tabs>
        <w:spacing w:line="360" w:lineRule="auto"/>
        <w:jc w:val="center"/>
        <w:rPr>
          <w:rFonts w:eastAsia="Times New Roman" w:cs="Times New Roman"/>
          <w:b/>
          <w:bCs/>
          <w:szCs w:val="26"/>
          <w:lang w:val="vi-VN"/>
        </w:rPr>
      </w:pPr>
      <w:r w:rsidRPr="009F2D87">
        <w:rPr>
          <w:rFonts w:eastAsia="Times New Roman" w:cs="Times New Roman"/>
          <w:b/>
          <w:bCs/>
          <w:noProof/>
          <w:szCs w:val="26"/>
          <w:lang w:val="vi-VN"/>
        </w:rPr>
        <w:drawing>
          <wp:inline distT="0" distB="0" distL="0" distR="0" wp14:anchorId="66DF2D8F" wp14:editId="12E8B813">
            <wp:extent cx="4107180" cy="3584032"/>
            <wp:effectExtent l="0" t="0" r="0"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30"/>
                    <a:stretch>
                      <a:fillRect/>
                    </a:stretch>
                  </pic:blipFill>
                  <pic:spPr>
                    <a:xfrm>
                      <a:off x="0" y="0"/>
                      <a:ext cx="4113457" cy="3589509"/>
                    </a:xfrm>
                    <a:prstGeom prst="rect">
                      <a:avLst/>
                    </a:prstGeom>
                  </pic:spPr>
                </pic:pic>
              </a:graphicData>
            </a:graphic>
          </wp:inline>
        </w:drawing>
      </w:r>
    </w:p>
    <w:p w14:paraId="2ED4B204" w14:textId="253D782F" w:rsidR="006350BA" w:rsidRPr="00D86AE2" w:rsidRDefault="006350BA" w:rsidP="00BD7FA5">
      <w:pPr>
        <w:tabs>
          <w:tab w:val="left" w:pos="2172"/>
        </w:tabs>
        <w:spacing w:line="360" w:lineRule="auto"/>
        <w:jc w:val="center"/>
        <w:rPr>
          <w:rFonts w:eastAsia="Times New Roman" w:cs="Times New Roman"/>
          <w:b/>
          <w:color w:val="2F5496" w:themeColor="accent1" w:themeShade="BF"/>
          <w:szCs w:val="26"/>
          <w:lang w:val="vi-VN"/>
        </w:rPr>
      </w:pPr>
      <w:r w:rsidRPr="00D86AE2">
        <w:rPr>
          <w:rFonts w:eastAsia="Times New Roman" w:cs="Times New Roman"/>
          <w:b/>
          <w:color w:val="2F5496" w:themeColor="accent1" w:themeShade="BF"/>
          <w:szCs w:val="26"/>
          <w:lang w:val="vi-VN"/>
        </w:rPr>
        <w:t>Hình</w:t>
      </w:r>
      <w:r w:rsidR="00BD7FA5" w:rsidRPr="00D86AE2">
        <w:rPr>
          <w:rFonts w:eastAsia="Times New Roman" w:cs="Times New Roman"/>
          <w:b/>
          <w:color w:val="2F5496" w:themeColor="accent1" w:themeShade="BF"/>
          <w:szCs w:val="26"/>
        </w:rPr>
        <w:t xml:space="preserve"> </w:t>
      </w:r>
      <w:r w:rsidR="00BD7FA5" w:rsidRPr="00D86AE2">
        <w:rPr>
          <w:rFonts w:eastAsia="Times New Roman" w:cs="Times New Roman"/>
          <w:b/>
          <w:bCs/>
          <w:color w:val="2F5496" w:themeColor="accent1" w:themeShade="BF"/>
          <w:szCs w:val="26"/>
        </w:rPr>
        <w:t>12</w:t>
      </w:r>
      <w:r w:rsidRPr="00D86AE2">
        <w:rPr>
          <w:rFonts w:eastAsia="Times New Roman" w:cs="Times New Roman"/>
          <w:b/>
          <w:bCs/>
          <w:color w:val="2F5496" w:themeColor="accent1" w:themeShade="BF"/>
          <w:szCs w:val="26"/>
          <w:lang w:val="vi-VN"/>
        </w:rPr>
        <w:t xml:space="preserve"> </w:t>
      </w:r>
      <w:r w:rsidRPr="00D86AE2">
        <w:rPr>
          <w:rFonts w:eastAsia="Times New Roman" w:cs="Times New Roman"/>
          <w:b/>
          <w:color w:val="2F5496" w:themeColor="accent1" w:themeShade="BF"/>
          <w:szCs w:val="26"/>
          <w:lang w:val="vi-VN"/>
        </w:rPr>
        <w:t>kết quả sau khi chuyển đổi kiểu dữ liệu</w:t>
      </w:r>
    </w:p>
    <w:p w14:paraId="0D655292" w14:textId="77777777" w:rsidR="003174B6" w:rsidRDefault="003174B6" w:rsidP="006350BA">
      <w:pPr>
        <w:tabs>
          <w:tab w:val="left" w:pos="2172"/>
        </w:tabs>
        <w:spacing w:line="360" w:lineRule="auto"/>
        <w:ind w:left="360"/>
        <w:jc w:val="center"/>
        <w:rPr>
          <w:ins w:id="27" w:author="{CDAB4F36-24E3-45B0-BC22-BE47D26808E3}" w:date="2022-12-20T23:56:00Z"/>
          <w:rFonts w:eastAsia="Times New Roman" w:cs="Times New Roman"/>
          <w:szCs w:val="26"/>
          <w:lang w:val="vi-VN"/>
        </w:rPr>
      </w:pPr>
    </w:p>
    <w:p w14:paraId="036679B1" w14:textId="1707B9F5" w:rsidR="00EC2770" w:rsidRPr="00D86AE2" w:rsidRDefault="00EC2770" w:rsidP="00BD7FA5">
      <w:pPr>
        <w:pStyle w:val="Heading2"/>
        <w:numPr>
          <w:ilvl w:val="0"/>
          <w:numId w:val="0"/>
        </w:numPr>
        <w:ind w:left="567" w:hanging="576"/>
        <w:rPr>
          <w:rFonts w:eastAsia="Times New Roman" w:cs="Times New Roman"/>
          <w:b w:val="0"/>
          <w:color w:val="2F5496" w:themeColor="accent1" w:themeShade="BF"/>
          <w:lang w:val="vi-VN"/>
        </w:rPr>
      </w:pPr>
      <w:bookmarkStart w:id="28" w:name="_Toc122478028"/>
      <w:r w:rsidRPr="00D86AE2">
        <w:rPr>
          <w:rFonts w:eastAsia="Times New Roman" w:cs="Times New Roman"/>
          <w:color w:val="2F5496" w:themeColor="accent1" w:themeShade="BF"/>
          <w:sz w:val="30"/>
          <w:szCs w:val="30"/>
        </w:rPr>
        <w:t>2</w:t>
      </w:r>
      <w:r w:rsidRPr="00D86AE2">
        <w:rPr>
          <w:rFonts w:eastAsia="Times New Roman" w:cs="Times New Roman"/>
          <w:color w:val="2F5496" w:themeColor="accent1" w:themeShade="BF"/>
          <w:sz w:val="30"/>
          <w:szCs w:val="30"/>
          <w:lang w:val="vi-VN"/>
        </w:rPr>
        <w:t>.</w:t>
      </w:r>
      <w:r w:rsidR="00DC46DA" w:rsidRPr="00D86AE2">
        <w:rPr>
          <w:rFonts w:eastAsia="Times New Roman" w:cs="Times New Roman"/>
          <w:color w:val="2F5496" w:themeColor="accent1" w:themeShade="BF"/>
          <w:sz w:val="30"/>
          <w:szCs w:val="30"/>
          <w:lang w:val="vi-VN"/>
        </w:rPr>
        <w:t>5</w:t>
      </w:r>
      <w:r w:rsidRPr="00D86AE2">
        <w:rPr>
          <w:rFonts w:eastAsia="Times New Roman" w:cs="Times New Roman"/>
          <w:color w:val="2F5496" w:themeColor="accent1" w:themeShade="BF"/>
          <w:sz w:val="30"/>
          <w:szCs w:val="30"/>
          <w:lang w:val="vi-VN"/>
        </w:rPr>
        <w:t xml:space="preserve"> </w:t>
      </w:r>
      <w:r w:rsidR="00BD7FA5" w:rsidRPr="00D86AE2">
        <w:rPr>
          <w:rFonts w:eastAsia="Times New Roman" w:cs="Times New Roman"/>
          <w:color w:val="2F5496" w:themeColor="accent1" w:themeShade="BF"/>
          <w:sz w:val="30"/>
          <w:szCs w:val="30"/>
          <w:lang w:val="vi-VN"/>
        </w:rPr>
        <w:tab/>
      </w:r>
      <w:r w:rsidRPr="00D86AE2">
        <w:rPr>
          <w:rFonts w:eastAsia="Times New Roman" w:cs="Times New Roman"/>
          <w:color w:val="2F5496" w:themeColor="accent1" w:themeShade="BF"/>
          <w:sz w:val="30"/>
          <w:szCs w:val="30"/>
          <w:lang w:val="vi-VN"/>
        </w:rPr>
        <w:t xml:space="preserve">Mô tả </w:t>
      </w:r>
      <w:r w:rsidR="00CC6279" w:rsidRPr="00D86AE2">
        <w:rPr>
          <w:rFonts w:eastAsia="Times New Roman" w:cs="Times New Roman"/>
          <w:color w:val="2F5496" w:themeColor="accent1" w:themeShade="BF"/>
          <w:sz w:val="30"/>
          <w:szCs w:val="30"/>
          <w:lang w:val="vi-VN"/>
        </w:rPr>
        <w:t xml:space="preserve">số thành phần </w:t>
      </w:r>
      <w:r w:rsidR="0080108E" w:rsidRPr="00D86AE2">
        <w:rPr>
          <w:rFonts w:eastAsia="Times New Roman" w:cs="Times New Roman"/>
          <w:color w:val="2F5496" w:themeColor="accent1" w:themeShade="BF"/>
          <w:sz w:val="30"/>
          <w:szCs w:val="30"/>
          <w:lang w:val="vi-VN"/>
        </w:rPr>
        <w:t>của dữ liệu</w:t>
      </w:r>
      <w:bookmarkEnd w:id="28"/>
    </w:p>
    <w:p w14:paraId="310095F3" w14:textId="15181E14" w:rsidR="006E28DA" w:rsidRPr="009F2D87" w:rsidRDefault="00BB03C3" w:rsidP="00BD7FA5">
      <w:pPr>
        <w:spacing w:line="360" w:lineRule="auto"/>
        <w:ind w:left="567"/>
        <w:rPr>
          <w:rFonts w:cs="Times New Roman"/>
          <w:lang w:val="vi-VN"/>
        </w:rPr>
      </w:pPr>
      <w:r w:rsidRPr="009F2D87">
        <w:rPr>
          <w:rFonts w:cs="Times New Roman"/>
          <w:lang w:val="vi-VN"/>
        </w:rPr>
        <w:t xml:space="preserve">Tiến hành </w:t>
      </w:r>
      <w:r w:rsidR="00ED18B3" w:rsidRPr="009F2D87">
        <w:rPr>
          <w:rFonts w:cs="Times New Roman"/>
          <w:lang w:val="vi-VN"/>
        </w:rPr>
        <w:t xml:space="preserve">mô tả </w:t>
      </w:r>
      <w:r w:rsidR="00977C67" w:rsidRPr="009F2D87">
        <w:rPr>
          <w:rFonts w:cs="Times New Roman"/>
          <w:lang w:val="vi-VN"/>
        </w:rPr>
        <w:t xml:space="preserve">các thành phần của dữ liệu </w:t>
      </w:r>
      <w:r w:rsidR="00DF60CE" w:rsidRPr="009F2D87">
        <w:rPr>
          <w:rFonts w:cs="Times New Roman"/>
          <w:lang w:val="vi-VN"/>
        </w:rPr>
        <w:t>như:</w:t>
      </w:r>
    </w:p>
    <w:p w14:paraId="03367005" w14:textId="56D510EF" w:rsidR="00DF60CE" w:rsidRPr="009F2D87" w:rsidRDefault="005D3D9B" w:rsidP="00DD7266">
      <w:pPr>
        <w:pStyle w:val="ListParagraph"/>
        <w:numPr>
          <w:ilvl w:val="0"/>
          <w:numId w:val="49"/>
        </w:numPr>
        <w:tabs>
          <w:tab w:val="left" w:pos="2172"/>
        </w:tabs>
        <w:spacing w:line="360" w:lineRule="auto"/>
        <w:rPr>
          <w:rFonts w:eastAsia="Times New Roman" w:cs="Times New Roman"/>
          <w:szCs w:val="26"/>
        </w:rPr>
      </w:pPr>
      <w:r w:rsidRPr="009F2D87">
        <w:rPr>
          <w:rFonts w:eastAsia="Times New Roman" w:cs="Times New Roman"/>
          <w:szCs w:val="26"/>
        </w:rPr>
        <w:t>Số lượng dòng dữ liệu(count)</w:t>
      </w:r>
    </w:p>
    <w:p w14:paraId="22291AE7" w14:textId="38CA5BAE" w:rsidR="005D3D9B" w:rsidRPr="009F2D87" w:rsidRDefault="00542984" w:rsidP="00DD7266">
      <w:pPr>
        <w:pStyle w:val="ListParagraph"/>
        <w:numPr>
          <w:ilvl w:val="0"/>
          <w:numId w:val="49"/>
        </w:numPr>
        <w:tabs>
          <w:tab w:val="left" w:pos="2172"/>
        </w:tabs>
        <w:spacing w:line="360" w:lineRule="auto"/>
        <w:rPr>
          <w:rFonts w:eastAsia="Times New Roman" w:cs="Times New Roman"/>
          <w:szCs w:val="26"/>
        </w:rPr>
      </w:pPr>
      <w:r w:rsidRPr="009F2D87">
        <w:rPr>
          <w:rFonts w:eastAsia="Times New Roman" w:cs="Times New Roman"/>
          <w:szCs w:val="26"/>
        </w:rPr>
        <w:t>Giá trị cao nhất, thấp nhất(max,min)</w:t>
      </w:r>
    </w:p>
    <w:p w14:paraId="1F887ADF" w14:textId="3E594F6E" w:rsidR="00542984" w:rsidRPr="009F2D87" w:rsidRDefault="001848E1" w:rsidP="00DD7266">
      <w:pPr>
        <w:pStyle w:val="ListParagraph"/>
        <w:numPr>
          <w:ilvl w:val="0"/>
          <w:numId w:val="49"/>
        </w:numPr>
        <w:tabs>
          <w:tab w:val="left" w:pos="2172"/>
        </w:tabs>
        <w:spacing w:line="360" w:lineRule="auto"/>
        <w:rPr>
          <w:rFonts w:eastAsia="Times New Roman" w:cs="Times New Roman"/>
          <w:szCs w:val="26"/>
        </w:rPr>
      </w:pPr>
      <w:r w:rsidRPr="009F2D87">
        <w:rPr>
          <w:rFonts w:eastAsia="Times New Roman" w:cs="Times New Roman"/>
          <w:szCs w:val="26"/>
        </w:rPr>
        <w:lastRenderedPageBreak/>
        <w:t xml:space="preserve">Giá trị trung bình, </w:t>
      </w:r>
      <w:r w:rsidR="00052D47" w:rsidRPr="009F2D87">
        <w:rPr>
          <w:rFonts w:eastAsia="Times New Roman" w:cs="Times New Roman"/>
          <w:szCs w:val="26"/>
        </w:rPr>
        <w:t xml:space="preserve">trung </w:t>
      </w:r>
      <w:r w:rsidR="00836ECE" w:rsidRPr="009F2D87">
        <w:rPr>
          <w:rFonts w:eastAsia="Times New Roman" w:cs="Times New Roman"/>
          <w:szCs w:val="26"/>
        </w:rPr>
        <w:t>vị(mean)</w:t>
      </w:r>
    </w:p>
    <w:p w14:paraId="6264BB17" w14:textId="454A898E" w:rsidR="005B71B3" w:rsidRPr="009F2D87" w:rsidRDefault="00D958E4" w:rsidP="00DD7266">
      <w:pPr>
        <w:pStyle w:val="ListParagraph"/>
        <w:numPr>
          <w:ilvl w:val="0"/>
          <w:numId w:val="49"/>
        </w:numPr>
        <w:tabs>
          <w:tab w:val="left" w:pos="2172"/>
        </w:tabs>
        <w:spacing w:line="360" w:lineRule="auto"/>
        <w:rPr>
          <w:rFonts w:eastAsia="Times New Roman" w:cs="Times New Roman"/>
          <w:szCs w:val="26"/>
        </w:rPr>
      </w:pPr>
      <w:r w:rsidRPr="009F2D87">
        <w:rPr>
          <w:rFonts w:eastAsia="Times New Roman" w:cs="Times New Roman"/>
          <w:szCs w:val="26"/>
        </w:rPr>
        <w:t xml:space="preserve">Độ lệch </w:t>
      </w:r>
      <w:r w:rsidR="0002594C" w:rsidRPr="009F2D87">
        <w:rPr>
          <w:rFonts w:eastAsia="Times New Roman" w:cs="Times New Roman"/>
          <w:szCs w:val="26"/>
        </w:rPr>
        <w:t>chuẩn(</w:t>
      </w:r>
      <w:r w:rsidR="00B241C5" w:rsidRPr="009F2D87">
        <w:rPr>
          <w:rFonts w:eastAsia="Times New Roman" w:cs="Times New Roman"/>
          <w:szCs w:val="26"/>
        </w:rPr>
        <w:t>stddev)</w:t>
      </w:r>
    </w:p>
    <w:p w14:paraId="2B3F2A5A" w14:textId="5DB7074B" w:rsidR="005B71B3" w:rsidRPr="004C06A3" w:rsidRDefault="0088006C" w:rsidP="00DD7266">
      <w:pPr>
        <w:pStyle w:val="ListParagraph"/>
        <w:numPr>
          <w:ilvl w:val="0"/>
          <w:numId w:val="50"/>
        </w:numPr>
        <w:spacing w:line="360" w:lineRule="auto"/>
        <w:ind w:left="851" w:hanging="284"/>
        <w:rPr>
          <w:rFonts w:cs="Times New Roman"/>
        </w:rPr>
      </w:pPr>
      <w:r w:rsidRPr="004C06A3">
        <w:rPr>
          <w:rFonts w:cs="Times New Roman"/>
        </w:rPr>
        <w:t xml:space="preserve">Sử dụng hàm </w:t>
      </w:r>
      <w:r w:rsidR="008D084A" w:rsidRPr="004C06A3">
        <w:rPr>
          <w:rFonts w:cs="Times New Roman"/>
        </w:rPr>
        <w:t xml:space="preserve">describe.show </w:t>
      </w:r>
      <w:r w:rsidR="00BB2958" w:rsidRPr="004C06A3">
        <w:rPr>
          <w:rFonts w:cs="Times New Roman"/>
        </w:rPr>
        <w:t xml:space="preserve">để xem </w:t>
      </w:r>
      <w:r w:rsidR="00F77875" w:rsidRPr="004C06A3">
        <w:rPr>
          <w:rFonts w:cs="Times New Roman"/>
        </w:rPr>
        <w:t xml:space="preserve">thông tin </w:t>
      </w:r>
      <w:r w:rsidR="00EA1080" w:rsidRPr="004C06A3">
        <w:rPr>
          <w:rFonts w:cs="Times New Roman"/>
        </w:rPr>
        <w:t xml:space="preserve">của tập dữ liệu </w:t>
      </w:r>
      <w:r w:rsidR="00781C70" w:rsidRPr="004C06A3">
        <w:rPr>
          <w:rFonts w:cs="Times New Roman"/>
        </w:rPr>
        <w:t xml:space="preserve">sau khi </w:t>
      </w:r>
      <w:r w:rsidR="004D69AC" w:rsidRPr="004C06A3">
        <w:rPr>
          <w:rFonts w:cs="Times New Roman"/>
        </w:rPr>
        <w:t xml:space="preserve">xóa các cột. </w:t>
      </w:r>
    </w:p>
    <w:p w14:paraId="03334B12" w14:textId="69CB936E" w:rsidR="00357BD6" w:rsidRPr="009F2D87" w:rsidRDefault="0069044C" w:rsidP="00BD7FA5">
      <w:pPr>
        <w:spacing w:line="360" w:lineRule="auto"/>
        <w:jc w:val="center"/>
        <w:rPr>
          <w:rFonts w:cs="Times New Roman"/>
          <w:lang w:val="vi-VN"/>
        </w:rPr>
      </w:pPr>
      <w:r w:rsidRPr="009F2D87">
        <w:rPr>
          <w:rFonts w:cs="Times New Roman"/>
          <w:noProof/>
          <w:lang w:val="vi-VN"/>
        </w:rPr>
        <w:drawing>
          <wp:inline distT="0" distB="0" distL="0" distR="0" wp14:anchorId="0FF7A37A" wp14:editId="3239ABA0">
            <wp:extent cx="6151880" cy="2804160"/>
            <wp:effectExtent l="0" t="0" r="0" b="0"/>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31"/>
                    <a:stretch>
                      <a:fillRect/>
                    </a:stretch>
                  </pic:blipFill>
                  <pic:spPr>
                    <a:xfrm>
                      <a:off x="0" y="0"/>
                      <a:ext cx="6151880" cy="2804160"/>
                    </a:xfrm>
                    <a:prstGeom prst="rect">
                      <a:avLst/>
                    </a:prstGeom>
                  </pic:spPr>
                </pic:pic>
              </a:graphicData>
            </a:graphic>
          </wp:inline>
        </w:drawing>
      </w:r>
    </w:p>
    <w:p w14:paraId="681A787F" w14:textId="291B88AE" w:rsidR="00F7420D" w:rsidRPr="00D86AE2" w:rsidRDefault="00F7420D" w:rsidP="009F2D87">
      <w:pPr>
        <w:spacing w:line="360" w:lineRule="auto"/>
        <w:jc w:val="center"/>
        <w:rPr>
          <w:rFonts w:cs="Times New Roman"/>
          <w:b/>
          <w:color w:val="2F5496" w:themeColor="accent1" w:themeShade="BF"/>
          <w:lang w:val="vi-VN"/>
        </w:rPr>
      </w:pPr>
      <w:r w:rsidRPr="00D86AE2">
        <w:rPr>
          <w:rFonts w:cs="Times New Roman"/>
          <w:b/>
          <w:color w:val="2F5496" w:themeColor="accent1" w:themeShade="BF"/>
          <w:lang w:val="vi-VN"/>
        </w:rPr>
        <w:t>Hình</w:t>
      </w:r>
      <w:r w:rsidR="00BD7FA5" w:rsidRPr="00D86AE2">
        <w:rPr>
          <w:rFonts w:cs="Times New Roman"/>
          <w:b/>
          <w:color w:val="2F5496" w:themeColor="accent1" w:themeShade="BF"/>
        </w:rPr>
        <w:t xml:space="preserve"> </w:t>
      </w:r>
      <w:r w:rsidR="00BD7FA5" w:rsidRPr="00D86AE2">
        <w:rPr>
          <w:rFonts w:cs="Times New Roman"/>
          <w:b/>
          <w:bCs/>
          <w:color w:val="2F5496" w:themeColor="accent1" w:themeShade="BF"/>
        </w:rPr>
        <w:t>13.</w:t>
      </w:r>
      <w:r w:rsidRPr="00D86AE2">
        <w:rPr>
          <w:rFonts w:cs="Times New Roman"/>
          <w:b/>
          <w:bCs/>
          <w:color w:val="2F5496" w:themeColor="accent1" w:themeShade="BF"/>
          <w:lang w:val="vi-VN"/>
        </w:rPr>
        <w:t xml:space="preserve"> </w:t>
      </w:r>
      <w:r w:rsidRPr="00D86AE2">
        <w:rPr>
          <w:rFonts w:cs="Times New Roman"/>
          <w:b/>
          <w:color w:val="2F5496" w:themeColor="accent1" w:themeShade="BF"/>
          <w:lang w:val="vi-VN"/>
        </w:rPr>
        <w:t>Kết quả các thành phần của dữ liệu</w:t>
      </w:r>
    </w:p>
    <w:p w14:paraId="558AE785" w14:textId="6A61CA3E" w:rsidR="00CE4A83" w:rsidRPr="004C06A3" w:rsidRDefault="00CE4A83" w:rsidP="00DD7266">
      <w:pPr>
        <w:pStyle w:val="ListParagraph"/>
        <w:numPr>
          <w:ilvl w:val="0"/>
          <w:numId w:val="50"/>
        </w:numPr>
        <w:spacing w:line="360" w:lineRule="auto"/>
        <w:ind w:left="851" w:hanging="284"/>
        <w:rPr>
          <w:rFonts w:cs="Times New Roman"/>
        </w:rPr>
      </w:pPr>
      <w:r w:rsidRPr="004C06A3">
        <w:rPr>
          <w:rFonts w:cs="Times New Roman"/>
        </w:rPr>
        <w:t xml:space="preserve">Sử dụng hàm </w:t>
      </w:r>
      <w:r w:rsidR="0048021C" w:rsidRPr="004C06A3">
        <w:rPr>
          <w:rFonts w:cs="Times New Roman"/>
        </w:rPr>
        <w:t xml:space="preserve">toPandas.info </w:t>
      </w:r>
      <w:r w:rsidR="006B2A2E" w:rsidRPr="004C06A3">
        <w:rPr>
          <w:rFonts w:cs="Times New Roman"/>
        </w:rPr>
        <w:t xml:space="preserve">để kiểm tra lại các cột </w:t>
      </w:r>
      <w:r w:rsidR="000724CA" w:rsidRPr="004C06A3">
        <w:rPr>
          <w:rFonts w:cs="Times New Roman"/>
        </w:rPr>
        <w:t>của tập dữ liệu</w:t>
      </w:r>
    </w:p>
    <w:p w14:paraId="2D6CACAB" w14:textId="56483487" w:rsidR="006B136C" w:rsidRPr="009F2D87" w:rsidRDefault="006B136C" w:rsidP="009F2D87">
      <w:pPr>
        <w:spacing w:line="360" w:lineRule="auto"/>
        <w:jc w:val="center"/>
        <w:rPr>
          <w:rFonts w:cs="Times New Roman"/>
          <w:lang w:val="vi-VN"/>
        </w:rPr>
      </w:pPr>
      <w:r w:rsidRPr="009F2D87">
        <w:rPr>
          <w:rFonts w:cs="Times New Roman"/>
          <w:noProof/>
          <w:lang w:val="vi-VN"/>
        </w:rPr>
        <w:drawing>
          <wp:inline distT="0" distB="0" distL="0" distR="0" wp14:anchorId="2B1403F9" wp14:editId="39E934A2">
            <wp:extent cx="4058216" cy="2800741"/>
            <wp:effectExtent l="0" t="0" r="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32"/>
                    <a:stretch>
                      <a:fillRect/>
                    </a:stretch>
                  </pic:blipFill>
                  <pic:spPr>
                    <a:xfrm>
                      <a:off x="0" y="0"/>
                      <a:ext cx="4058216" cy="2800741"/>
                    </a:xfrm>
                    <a:prstGeom prst="rect">
                      <a:avLst/>
                    </a:prstGeom>
                  </pic:spPr>
                </pic:pic>
              </a:graphicData>
            </a:graphic>
          </wp:inline>
        </w:drawing>
      </w:r>
    </w:p>
    <w:p w14:paraId="6A660605" w14:textId="3BCA9BBC" w:rsidR="006B136C" w:rsidRPr="00D86AE2" w:rsidRDefault="006B136C" w:rsidP="009F2D87">
      <w:pPr>
        <w:spacing w:line="360" w:lineRule="auto"/>
        <w:jc w:val="center"/>
        <w:rPr>
          <w:rFonts w:cs="Times New Roman"/>
          <w:b/>
          <w:color w:val="2F5496" w:themeColor="accent1" w:themeShade="BF"/>
          <w:lang w:val="vi-VN"/>
        </w:rPr>
      </w:pPr>
      <w:r w:rsidRPr="00D86AE2">
        <w:rPr>
          <w:rFonts w:cs="Times New Roman"/>
          <w:b/>
          <w:color w:val="2F5496" w:themeColor="accent1" w:themeShade="BF"/>
          <w:lang w:val="vi-VN"/>
        </w:rPr>
        <w:t>Hình</w:t>
      </w:r>
      <w:r w:rsidR="004C06A3" w:rsidRPr="00D86AE2">
        <w:rPr>
          <w:rFonts w:cs="Times New Roman"/>
          <w:b/>
          <w:color w:val="2F5496" w:themeColor="accent1" w:themeShade="BF"/>
        </w:rPr>
        <w:t xml:space="preserve"> </w:t>
      </w:r>
      <w:r w:rsidR="004C06A3" w:rsidRPr="00D86AE2">
        <w:rPr>
          <w:rFonts w:cs="Times New Roman"/>
          <w:b/>
          <w:bCs/>
          <w:color w:val="2F5496" w:themeColor="accent1" w:themeShade="BF"/>
        </w:rPr>
        <w:t>14.</w:t>
      </w:r>
      <w:r w:rsidRPr="00D86AE2">
        <w:rPr>
          <w:rFonts w:cs="Times New Roman"/>
          <w:b/>
          <w:bCs/>
          <w:color w:val="2F5496" w:themeColor="accent1" w:themeShade="BF"/>
          <w:lang w:val="vi-VN"/>
        </w:rPr>
        <w:t xml:space="preserve"> </w:t>
      </w:r>
      <w:r w:rsidR="0082078C" w:rsidRPr="00D86AE2">
        <w:rPr>
          <w:rFonts w:cs="Times New Roman"/>
          <w:b/>
          <w:color w:val="2F5496" w:themeColor="accent1" w:themeShade="BF"/>
          <w:lang w:val="vi-VN"/>
        </w:rPr>
        <w:t xml:space="preserve">kết quả </w:t>
      </w:r>
      <w:r w:rsidR="00AD55D8" w:rsidRPr="00D86AE2">
        <w:rPr>
          <w:rFonts w:cs="Times New Roman"/>
          <w:b/>
          <w:color w:val="2F5496" w:themeColor="accent1" w:themeShade="BF"/>
          <w:lang w:val="vi-VN"/>
        </w:rPr>
        <w:t xml:space="preserve">các thành phần </w:t>
      </w:r>
      <w:r w:rsidR="00382CDE" w:rsidRPr="00D86AE2">
        <w:rPr>
          <w:rFonts w:cs="Times New Roman"/>
          <w:b/>
          <w:color w:val="2F5496" w:themeColor="accent1" w:themeShade="BF"/>
          <w:lang w:val="vi-VN"/>
        </w:rPr>
        <w:t>của dữ liệu</w:t>
      </w:r>
    </w:p>
    <w:p w14:paraId="3F5C20C9" w14:textId="7D6D73E3" w:rsidR="007657B6" w:rsidRPr="003D6C51" w:rsidRDefault="007657B6" w:rsidP="003D6C51">
      <w:pPr>
        <w:jc w:val="left"/>
        <w:rPr>
          <w:rFonts w:eastAsia="Times New Roman" w:cs="Times New Roman"/>
          <w:szCs w:val="26"/>
          <w:lang w:val="vi-VN"/>
        </w:rPr>
      </w:pPr>
    </w:p>
    <w:p w14:paraId="39119969" w14:textId="05E118A1" w:rsidR="007657B6" w:rsidRPr="00586FDD" w:rsidRDefault="007657B6" w:rsidP="00700F6E">
      <w:pPr>
        <w:pStyle w:val="Heading1"/>
        <w:numPr>
          <w:ilvl w:val="0"/>
          <w:numId w:val="25"/>
        </w:numPr>
        <w:spacing w:line="360" w:lineRule="auto"/>
        <w:jc w:val="center"/>
        <w:rPr>
          <w:rFonts w:ascii="Times New Roman" w:hAnsi="Times New Roman" w:cs="Times New Roman"/>
          <w:b/>
          <w:sz w:val="40"/>
          <w:szCs w:val="40"/>
        </w:rPr>
      </w:pPr>
      <w:bookmarkStart w:id="29" w:name="_Toc89897376"/>
      <w:bookmarkStart w:id="30" w:name="_Toc122478029"/>
      <w:r w:rsidRPr="00586FDD">
        <w:rPr>
          <w:rFonts w:ascii="Times New Roman" w:hAnsi="Times New Roman" w:cs="Times New Roman"/>
          <w:b/>
          <w:sz w:val="40"/>
          <w:szCs w:val="40"/>
        </w:rPr>
        <w:lastRenderedPageBreak/>
        <w:t>THUẬT TOÁN KHAI THÁC DỮ LIỆU</w:t>
      </w:r>
      <w:bookmarkEnd w:id="29"/>
      <w:bookmarkEnd w:id="30"/>
    </w:p>
    <w:p w14:paraId="0CB1BF1B" w14:textId="298BD559" w:rsidR="007657B6" w:rsidRPr="00D86AE2" w:rsidRDefault="00B02B33" w:rsidP="00BE06B0">
      <w:pPr>
        <w:pStyle w:val="ListParagraph"/>
        <w:numPr>
          <w:ilvl w:val="1"/>
          <w:numId w:val="25"/>
        </w:numPr>
        <w:spacing w:line="360" w:lineRule="auto"/>
        <w:ind w:left="567" w:hanging="567"/>
        <w:outlineLvl w:val="1"/>
        <w:rPr>
          <w:rFonts w:cs="Times New Roman"/>
          <w:b/>
          <w:color w:val="2F5496" w:themeColor="accent1" w:themeShade="BF"/>
          <w:sz w:val="30"/>
          <w:szCs w:val="30"/>
        </w:rPr>
      </w:pPr>
      <w:bookmarkStart w:id="31" w:name="_Toc122478030"/>
      <w:r w:rsidRPr="00D86AE2">
        <w:rPr>
          <w:rFonts w:cs="Times New Roman"/>
          <w:b/>
          <w:color w:val="2F5496" w:themeColor="accent1" w:themeShade="BF"/>
          <w:sz w:val="30"/>
          <w:szCs w:val="30"/>
        </w:rPr>
        <w:t>Thuật toán K-Means</w:t>
      </w:r>
      <w:bookmarkEnd w:id="31"/>
    </w:p>
    <w:p w14:paraId="47EE58EA" w14:textId="1A8746A5" w:rsidR="00F05715" w:rsidRPr="009F2D87" w:rsidRDefault="00F05715" w:rsidP="00700F6E">
      <w:pPr>
        <w:pStyle w:val="ListParagraph"/>
        <w:numPr>
          <w:ilvl w:val="0"/>
          <w:numId w:val="26"/>
        </w:numPr>
        <w:spacing w:line="360" w:lineRule="auto"/>
        <w:ind w:left="1134" w:hanging="283"/>
        <w:rPr>
          <w:rFonts w:cs="Times New Roman"/>
          <w:sz w:val="28"/>
        </w:rPr>
      </w:pPr>
      <w:r w:rsidRPr="009F2D87">
        <w:rPr>
          <w:rFonts w:cs="Times New Roman"/>
        </w:rPr>
        <w:t>Tiến hành xuất dữ liệu sang file .csv. Sau đó đọc nhiều tệp dữ liệu vào một file RDD với số lượng phân mảnh nhỏ nhất (minPartitions) là 20.</w:t>
      </w:r>
    </w:p>
    <w:p w14:paraId="71FBDB5A" w14:textId="2CCECD47" w:rsidR="00C13051" w:rsidRPr="00586FDD" w:rsidRDefault="00C13051" w:rsidP="009F2D87">
      <w:pPr>
        <w:pStyle w:val="ListParagraph"/>
        <w:spacing w:line="360" w:lineRule="auto"/>
        <w:ind w:left="709"/>
        <w:jc w:val="center"/>
        <w:rPr>
          <w:rFonts w:cs="Times New Roman"/>
          <w:color w:val="4472C4" w:themeColor="accent1"/>
          <w:sz w:val="28"/>
        </w:rPr>
      </w:pPr>
      <w:r w:rsidRPr="00586FDD">
        <w:rPr>
          <w:rFonts w:cs="Times New Roman"/>
          <w:noProof/>
          <w:color w:val="4472C4" w:themeColor="accent1"/>
          <w:sz w:val="28"/>
        </w:rPr>
        <w:drawing>
          <wp:inline distT="0" distB="0" distL="0" distR="0" wp14:anchorId="14A5F0B7" wp14:editId="48AD9B5F">
            <wp:extent cx="6151880" cy="98298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stretch>
                      <a:fillRect/>
                    </a:stretch>
                  </pic:blipFill>
                  <pic:spPr>
                    <a:xfrm>
                      <a:off x="0" y="0"/>
                      <a:ext cx="6151880" cy="982980"/>
                    </a:xfrm>
                    <a:prstGeom prst="rect">
                      <a:avLst/>
                    </a:prstGeom>
                  </pic:spPr>
                </pic:pic>
              </a:graphicData>
            </a:graphic>
          </wp:inline>
        </w:drawing>
      </w:r>
    </w:p>
    <w:p w14:paraId="5BD309C5" w14:textId="31FF3873" w:rsidR="00C13051" w:rsidRPr="00586FDD" w:rsidRDefault="00754964" w:rsidP="009F2D87">
      <w:pPr>
        <w:pStyle w:val="ListParagraph"/>
        <w:spacing w:line="360" w:lineRule="auto"/>
        <w:ind w:left="709"/>
        <w:jc w:val="center"/>
        <w:rPr>
          <w:rFonts w:cs="Times New Roman"/>
          <w:b/>
          <w:color w:val="4472C4" w:themeColor="accent1"/>
          <w:szCs w:val="26"/>
        </w:rPr>
      </w:pPr>
      <w:r w:rsidRPr="00586FDD">
        <w:rPr>
          <w:rFonts w:cs="Times New Roman"/>
          <w:b/>
          <w:color w:val="4472C4" w:themeColor="accent1"/>
          <w:szCs w:val="26"/>
        </w:rPr>
        <w:t xml:space="preserve">Hình </w:t>
      </w:r>
      <w:r w:rsidR="00700F6E" w:rsidRPr="00586FDD">
        <w:rPr>
          <w:rFonts w:cs="Times New Roman"/>
          <w:b/>
          <w:iCs/>
          <w:color w:val="2F5496" w:themeColor="accent1" w:themeShade="BF"/>
          <w:szCs w:val="26"/>
          <w:lang w:val="en-US"/>
        </w:rPr>
        <w:t>15</w:t>
      </w:r>
      <w:r w:rsidRPr="00586FDD">
        <w:rPr>
          <w:rFonts w:cs="Times New Roman"/>
          <w:b/>
          <w:color w:val="4472C4" w:themeColor="accent1"/>
          <w:szCs w:val="26"/>
        </w:rPr>
        <w:t>. Xuất dữ liệu ra .csv và đọc các tệp vào file RDD</w:t>
      </w:r>
    </w:p>
    <w:p w14:paraId="18DF07B3" w14:textId="77777777" w:rsidR="00812825" w:rsidRPr="009F2D87" w:rsidRDefault="00812825" w:rsidP="009F2D87">
      <w:pPr>
        <w:pStyle w:val="ListParagraph"/>
        <w:spacing w:line="360" w:lineRule="auto"/>
        <w:ind w:left="709"/>
        <w:jc w:val="center"/>
        <w:rPr>
          <w:rFonts w:cs="Times New Roman"/>
          <w:b/>
          <w:iCs/>
          <w:color w:val="0070C0"/>
          <w:sz w:val="24"/>
          <w:szCs w:val="24"/>
        </w:rPr>
      </w:pPr>
    </w:p>
    <w:p w14:paraId="663BBDB2" w14:textId="77777777" w:rsidR="00812825" w:rsidRPr="009F2D87" w:rsidRDefault="00812825" w:rsidP="00B37D38">
      <w:pPr>
        <w:pStyle w:val="ListParagraph"/>
        <w:numPr>
          <w:ilvl w:val="0"/>
          <w:numId w:val="26"/>
        </w:numPr>
        <w:spacing w:line="360" w:lineRule="auto"/>
        <w:rPr>
          <w:rFonts w:cs="Times New Roman"/>
          <w:sz w:val="28"/>
        </w:rPr>
      </w:pPr>
      <w:r w:rsidRPr="009F2D87">
        <w:rPr>
          <w:rFonts w:cs="Times New Roman"/>
        </w:rPr>
        <w:t>Thực hiện gắn số dòng cho từng dòng trong data, chuyển dữ liệu sang int*, thêm vào array. Với key là số dòng, bắt đầu từ 0, giá trị là giá trị chuyển sang int* trong array.</w:t>
      </w:r>
    </w:p>
    <w:p w14:paraId="76DDBB41" w14:textId="4A7EEC04" w:rsidR="00754964" w:rsidRPr="009F2D87" w:rsidRDefault="000B0DC1" w:rsidP="00700F6E">
      <w:pPr>
        <w:spacing w:line="360" w:lineRule="auto"/>
        <w:jc w:val="center"/>
        <w:rPr>
          <w:rFonts w:cs="Times New Roman"/>
          <w:iCs/>
          <w:sz w:val="28"/>
        </w:rPr>
      </w:pPr>
      <w:r w:rsidRPr="009F2D87">
        <w:rPr>
          <w:rFonts w:cs="Times New Roman"/>
          <w:iCs/>
          <w:noProof/>
          <w:sz w:val="28"/>
        </w:rPr>
        <w:drawing>
          <wp:inline distT="0" distB="0" distL="0" distR="0" wp14:anchorId="0AC4CDB5" wp14:editId="43819C60">
            <wp:extent cx="6151880" cy="547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547370"/>
                    </a:xfrm>
                    <a:prstGeom prst="rect">
                      <a:avLst/>
                    </a:prstGeom>
                  </pic:spPr>
                </pic:pic>
              </a:graphicData>
            </a:graphic>
          </wp:inline>
        </w:drawing>
      </w:r>
    </w:p>
    <w:p w14:paraId="055873D0" w14:textId="2E1F4E69" w:rsidR="005560AE" w:rsidRPr="00D86AE2" w:rsidRDefault="005560AE" w:rsidP="00700F6E">
      <w:pPr>
        <w:spacing w:line="360" w:lineRule="auto"/>
        <w:jc w:val="center"/>
        <w:rPr>
          <w:rFonts w:cs="Times New Roman"/>
          <w:b/>
          <w:color w:val="2F5496" w:themeColor="accent1" w:themeShade="BF"/>
          <w:szCs w:val="26"/>
        </w:rPr>
      </w:pPr>
      <w:r w:rsidRPr="00D86AE2">
        <w:rPr>
          <w:rFonts w:cs="Times New Roman"/>
          <w:b/>
          <w:color w:val="2F5496" w:themeColor="accent1" w:themeShade="BF"/>
          <w:szCs w:val="26"/>
        </w:rPr>
        <w:t xml:space="preserve">Hình </w:t>
      </w:r>
      <w:r w:rsidRPr="00D86AE2">
        <w:rPr>
          <w:rFonts w:cs="Times New Roman"/>
          <w:b/>
          <w:iCs/>
          <w:color w:val="2F5496" w:themeColor="accent1" w:themeShade="BF"/>
          <w:szCs w:val="26"/>
        </w:rPr>
        <w:t>1</w:t>
      </w:r>
      <w:r w:rsidR="00700F6E" w:rsidRPr="00D86AE2">
        <w:rPr>
          <w:rFonts w:cs="Times New Roman"/>
          <w:b/>
          <w:iCs/>
          <w:color w:val="2F5496" w:themeColor="accent1" w:themeShade="BF"/>
          <w:szCs w:val="26"/>
        </w:rPr>
        <w:t>6</w:t>
      </w:r>
      <w:r w:rsidRPr="00D86AE2">
        <w:rPr>
          <w:rFonts w:cs="Times New Roman"/>
          <w:b/>
          <w:color w:val="2F5496" w:themeColor="accent1" w:themeShade="BF"/>
          <w:szCs w:val="26"/>
        </w:rPr>
        <w:t>. Xử lý trên từng dòng trong data</w:t>
      </w:r>
    </w:p>
    <w:p w14:paraId="1C5D47E5" w14:textId="77777777" w:rsidR="0024063C" w:rsidRDefault="0024063C" w:rsidP="009F2D87">
      <w:pPr>
        <w:spacing w:line="360" w:lineRule="auto"/>
        <w:ind w:left="1843"/>
        <w:rPr>
          <w:ins w:id="32" w:author="{CDAB4F36-24E3-45B0-BC22-BE47D26808E3}" w:date="2022-12-21T00:01:00Z"/>
          <w:rFonts w:cs="Times New Roman"/>
          <w:b/>
          <w:color w:val="0070C0"/>
          <w:sz w:val="24"/>
          <w:szCs w:val="24"/>
        </w:rPr>
      </w:pPr>
    </w:p>
    <w:p w14:paraId="1A250101" w14:textId="77777777" w:rsidR="00680F7C" w:rsidRPr="009F2D87" w:rsidRDefault="00680F7C" w:rsidP="00B37D38">
      <w:pPr>
        <w:pStyle w:val="BodyText"/>
        <w:numPr>
          <w:ilvl w:val="0"/>
          <w:numId w:val="26"/>
        </w:numPr>
        <w:spacing w:before="188" w:line="360" w:lineRule="auto"/>
        <w:ind w:right="12"/>
        <w:rPr>
          <w:lang w:val="vi-VN"/>
        </w:rPr>
      </w:pPr>
      <w:r w:rsidRPr="009F2D87">
        <w:rPr>
          <w:lang w:val="vi-VN"/>
        </w:rPr>
        <w:t xml:space="preserve">Viết hàm </w:t>
      </w:r>
      <w:r w:rsidRPr="009F2D87">
        <w:rPr>
          <w:b/>
          <w:lang w:val="vi-VN"/>
        </w:rPr>
        <w:t>clus</w:t>
      </w:r>
      <w:r w:rsidRPr="009F2D87">
        <w:rPr>
          <w:b/>
        </w:rPr>
        <w:t>t</w:t>
      </w:r>
      <w:r w:rsidRPr="009F2D87">
        <w:rPr>
          <w:b/>
          <w:lang w:val="vi-VN"/>
        </w:rPr>
        <w:t>_assn</w:t>
      </w:r>
      <w:r w:rsidRPr="009F2D87">
        <w:rPr>
          <w:b/>
        </w:rPr>
        <w:t xml:space="preserve"> </w:t>
      </w:r>
      <w:r w:rsidRPr="009F2D87">
        <w:t xml:space="preserve">có chức năng gắn cụm (cluster) gần nhất cho từng điểm dữ liệu (datapoint) </w:t>
      </w:r>
      <w:r w:rsidRPr="009F2D87">
        <w:rPr>
          <w:b/>
          <w:lang w:val="vi-VN"/>
        </w:rPr>
        <w:t xml:space="preserve">. </w:t>
      </w:r>
      <w:r w:rsidRPr="009F2D87">
        <w:rPr>
          <w:b/>
        </w:rPr>
        <w:t xml:space="preserve">Đây là bước tìm tâm cụm (Centroid ). </w:t>
      </w:r>
      <w:r w:rsidRPr="009F2D87">
        <w:rPr>
          <w:lang w:val="vi-VN"/>
        </w:rPr>
        <w:t>Hàm nhận tham số đầu vào</w:t>
      </w:r>
      <w:r w:rsidRPr="009F2D87">
        <w:t xml:space="preserve"> là</w:t>
      </w:r>
      <w:r w:rsidRPr="009F2D87">
        <w:rPr>
          <w:lang w:val="vi-VN"/>
        </w:rPr>
        <w:t xml:space="preserve"> từng</w:t>
      </w:r>
      <w:r w:rsidRPr="009F2D87">
        <w:t xml:space="preserve"> dòng trong file RDD và trả về giá trị id của cụm, khoảng cách từ datapoint đến cluster gần nhất, số lượng quan sát và tọa độ.</w:t>
      </w:r>
    </w:p>
    <w:p w14:paraId="29D88E6B" w14:textId="77777777" w:rsidR="00CD04D1" w:rsidRPr="009F2D87" w:rsidRDefault="00CD04D1" w:rsidP="009F2D87">
      <w:pPr>
        <w:pStyle w:val="BodyText"/>
        <w:spacing w:before="188" w:line="360" w:lineRule="auto"/>
        <w:ind w:left="720" w:right="12" w:firstLine="720"/>
      </w:pPr>
      <w:r w:rsidRPr="009F2D87">
        <w:t>Trong đó :</w:t>
      </w:r>
    </w:p>
    <w:p w14:paraId="73DC6B86" w14:textId="77777777" w:rsidR="00CD04D1" w:rsidRPr="009F2D87" w:rsidRDefault="00CD04D1" w:rsidP="00DD7266">
      <w:pPr>
        <w:pStyle w:val="HTMLPreformatted"/>
        <w:numPr>
          <w:ilvl w:val="0"/>
          <w:numId w:val="27"/>
        </w:numPr>
        <w:spacing w:line="360" w:lineRule="auto"/>
        <w:rPr>
          <w:rFonts w:ascii="Times New Roman" w:hAnsi="Times New Roman" w:cs="Times New Roman"/>
          <w:color w:val="212121"/>
          <w:sz w:val="26"/>
          <w:szCs w:val="26"/>
        </w:rPr>
      </w:pPr>
      <w:r w:rsidRPr="009F2D87">
        <w:rPr>
          <w:rStyle w:val="c1"/>
          <w:rFonts w:ascii="Times New Roman" w:eastAsia="Arial" w:hAnsi="Times New Roman" w:cs="Times New Roman"/>
          <w:iCs/>
          <w:color w:val="212121"/>
          <w:sz w:val="26"/>
          <w:szCs w:val="26"/>
        </w:rPr>
        <w:t>X là mỗi dòng của file RDD.</w:t>
      </w:r>
    </w:p>
    <w:p w14:paraId="6A15DD8D" w14:textId="77777777" w:rsidR="00CD04D1" w:rsidRPr="009F2D87" w:rsidRDefault="00CD04D1" w:rsidP="00DD7266">
      <w:pPr>
        <w:pStyle w:val="HTMLPreformatted"/>
        <w:numPr>
          <w:ilvl w:val="0"/>
          <w:numId w:val="27"/>
        </w:numPr>
        <w:spacing w:line="360" w:lineRule="auto"/>
        <w:rPr>
          <w:rFonts w:ascii="Times New Roman" w:hAnsi="Times New Roman" w:cs="Times New Roman"/>
          <w:color w:val="212121"/>
          <w:sz w:val="26"/>
          <w:szCs w:val="26"/>
        </w:rPr>
      </w:pPr>
      <w:r w:rsidRPr="009F2D87">
        <w:rPr>
          <w:rStyle w:val="c1"/>
          <w:rFonts w:ascii="Times New Roman" w:eastAsia="Arial" w:hAnsi="Times New Roman" w:cs="Times New Roman"/>
          <w:iCs/>
          <w:color w:val="212121"/>
          <w:sz w:val="26"/>
          <w:szCs w:val="26"/>
        </w:rPr>
        <w:t>Trong function return:</w:t>
      </w:r>
    </w:p>
    <w:p w14:paraId="63E15D63" w14:textId="77777777" w:rsidR="00CD04D1" w:rsidRPr="009F2D87" w:rsidRDefault="00CD04D1" w:rsidP="00DD7266">
      <w:pPr>
        <w:pStyle w:val="HTMLPreformatted"/>
        <w:numPr>
          <w:ilvl w:val="1"/>
          <w:numId w:val="28"/>
        </w:numPr>
        <w:spacing w:line="360" w:lineRule="auto"/>
        <w:rPr>
          <w:rFonts w:ascii="Times New Roman" w:hAnsi="Times New Roman" w:cs="Times New Roman"/>
          <w:color w:val="212121"/>
          <w:sz w:val="26"/>
          <w:szCs w:val="26"/>
        </w:rPr>
      </w:pPr>
      <w:r w:rsidRPr="009F2D87">
        <w:rPr>
          <w:rFonts w:ascii="Times New Roman" w:hAnsi="Times New Roman" w:cs="Times New Roman"/>
          <w:color w:val="212121"/>
          <w:sz w:val="26"/>
          <w:szCs w:val="26"/>
        </w:rPr>
        <w:t>T</w:t>
      </w:r>
      <w:r w:rsidRPr="009F2D87">
        <w:rPr>
          <w:rStyle w:val="c1"/>
          <w:rFonts w:ascii="Times New Roman" w:eastAsia="Arial" w:hAnsi="Times New Roman" w:cs="Times New Roman"/>
          <w:iCs/>
          <w:color w:val="212121"/>
          <w:sz w:val="26"/>
          <w:szCs w:val="26"/>
        </w:rPr>
        <w:t>emp là id của cụm.</w:t>
      </w:r>
    </w:p>
    <w:p w14:paraId="57C87FC5" w14:textId="77777777" w:rsidR="00CD04D1" w:rsidRPr="009F2D87" w:rsidRDefault="00CD04D1" w:rsidP="00DD7266">
      <w:pPr>
        <w:pStyle w:val="HTMLPreformatted"/>
        <w:numPr>
          <w:ilvl w:val="1"/>
          <w:numId w:val="28"/>
        </w:numPr>
        <w:spacing w:line="360" w:lineRule="auto"/>
        <w:rPr>
          <w:rFonts w:ascii="Times New Roman" w:hAnsi="Times New Roman" w:cs="Times New Roman"/>
          <w:color w:val="212121"/>
          <w:sz w:val="26"/>
          <w:szCs w:val="26"/>
        </w:rPr>
      </w:pPr>
      <w:r w:rsidRPr="009F2D87">
        <w:rPr>
          <w:rStyle w:val="c1"/>
          <w:rFonts w:ascii="Times New Roman" w:eastAsia="Arial" w:hAnsi="Times New Roman" w:cs="Times New Roman"/>
          <w:iCs/>
          <w:color w:val="212121"/>
          <w:sz w:val="26"/>
          <w:szCs w:val="26"/>
        </w:rPr>
        <w:t>dist: khoảng cách từ datapoint tới cụm (cluster) gần nhất.</w:t>
      </w:r>
    </w:p>
    <w:p w14:paraId="41DA9C7B" w14:textId="77777777" w:rsidR="00CD04D1" w:rsidRPr="009F2D87" w:rsidRDefault="00CD04D1" w:rsidP="00DD7266">
      <w:pPr>
        <w:pStyle w:val="HTMLPreformatted"/>
        <w:numPr>
          <w:ilvl w:val="1"/>
          <w:numId w:val="28"/>
        </w:numPr>
        <w:spacing w:line="360" w:lineRule="auto"/>
        <w:rPr>
          <w:rFonts w:ascii="Times New Roman" w:hAnsi="Times New Roman" w:cs="Times New Roman"/>
          <w:color w:val="212121"/>
          <w:sz w:val="26"/>
          <w:szCs w:val="26"/>
        </w:rPr>
      </w:pPr>
      <w:r w:rsidRPr="009F2D87">
        <w:rPr>
          <w:rFonts w:ascii="Times New Roman" w:hAnsi="Times New Roman" w:cs="Times New Roman"/>
          <w:color w:val="212121"/>
          <w:sz w:val="26"/>
          <w:szCs w:val="26"/>
        </w:rPr>
        <w:t xml:space="preserve"> </w:t>
      </w:r>
      <w:r w:rsidRPr="009F2D87">
        <w:rPr>
          <w:rStyle w:val="c1"/>
          <w:rFonts w:ascii="Times New Roman" w:eastAsia="Arial" w:hAnsi="Times New Roman" w:cs="Times New Roman"/>
          <w:iCs/>
          <w:color w:val="212121"/>
          <w:sz w:val="26"/>
          <w:szCs w:val="26"/>
        </w:rPr>
        <w:t>x[0] là số quan sát.</w:t>
      </w:r>
    </w:p>
    <w:p w14:paraId="7AB1F472" w14:textId="77777777" w:rsidR="00CD04D1" w:rsidRPr="009F2D87" w:rsidRDefault="00CD04D1" w:rsidP="00DD7266">
      <w:pPr>
        <w:pStyle w:val="HTMLPreformatted"/>
        <w:numPr>
          <w:ilvl w:val="1"/>
          <w:numId w:val="28"/>
        </w:numPr>
        <w:spacing w:line="360" w:lineRule="auto"/>
        <w:rPr>
          <w:rStyle w:val="c1"/>
          <w:rFonts w:ascii="Times New Roman" w:hAnsi="Times New Roman" w:cs="Times New Roman"/>
          <w:color w:val="212121"/>
          <w:sz w:val="26"/>
          <w:szCs w:val="26"/>
        </w:rPr>
      </w:pPr>
      <w:r w:rsidRPr="009F2D87">
        <w:rPr>
          <w:rFonts w:ascii="Times New Roman" w:hAnsi="Times New Roman" w:cs="Times New Roman"/>
          <w:color w:val="212121"/>
          <w:sz w:val="26"/>
          <w:szCs w:val="26"/>
        </w:rPr>
        <w:lastRenderedPageBreak/>
        <w:t xml:space="preserve"> </w:t>
      </w:r>
      <w:r w:rsidRPr="009F2D87">
        <w:rPr>
          <w:rStyle w:val="c1"/>
          <w:rFonts w:ascii="Times New Roman" w:eastAsia="Arial" w:hAnsi="Times New Roman" w:cs="Times New Roman"/>
          <w:iCs/>
          <w:color w:val="212121"/>
          <w:sz w:val="26"/>
          <w:szCs w:val="26"/>
        </w:rPr>
        <w:t>x[1] là tọa độ (coordinate).</w:t>
      </w:r>
    </w:p>
    <w:p w14:paraId="5BBC9D88" w14:textId="2AD6154A" w:rsidR="00022953" w:rsidRPr="009F2D87" w:rsidRDefault="00022953" w:rsidP="00700F6E">
      <w:pPr>
        <w:pStyle w:val="HTMLPreformatted"/>
        <w:spacing w:line="360" w:lineRule="auto"/>
        <w:jc w:val="center"/>
        <w:rPr>
          <w:rStyle w:val="c1"/>
          <w:rFonts w:ascii="Times New Roman" w:eastAsia="Arial" w:hAnsi="Times New Roman" w:cs="Times New Roman"/>
          <w:iCs/>
          <w:color w:val="212121"/>
          <w:sz w:val="26"/>
          <w:szCs w:val="26"/>
        </w:rPr>
      </w:pPr>
      <w:r w:rsidRPr="009F2D87">
        <w:rPr>
          <w:rStyle w:val="c1"/>
          <w:rFonts w:ascii="Times New Roman" w:eastAsia="Arial" w:hAnsi="Times New Roman" w:cs="Times New Roman"/>
          <w:iCs/>
          <w:noProof/>
          <w:color w:val="212121"/>
          <w:sz w:val="26"/>
          <w:szCs w:val="26"/>
        </w:rPr>
        <w:drawing>
          <wp:inline distT="0" distB="0" distL="0" distR="0" wp14:anchorId="45E55BF1" wp14:editId="5EFA274C">
            <wp:extent cx="6151880" cy="263207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5"/>
                    <a:stretch>
                      <a:fillRect/>
                    </a:stretch>
                  </pic:blipFill>
                  <pic:spPr>
                    <a:xfrm>
                      <a:off x="0" y="0"/>
                      <a:ext cx="6151880" cy="2632075"/>
                    </a:xfrm>
                    <a:prstGeom prst="rect">
                      <a:avLst/>
                    </a:prstGeom>
                  </pic:spPr>
                </pic:pic>
              </a:graphicData>
            </a:graphic>
          </wp:inline>
        </w:drawing>
      </w:r>
    </w:p>
    <w:p w14:paraId="04FD87C0" w14:textId="1E80CFFC" w:rsidR="00022953" w:rsidRPr="002048C7" w:rsidRDefault="00740878" w:rsidP="00700F6E">
      <w:pPr>
        <w:pStyle w:val="BodyText"/>
        <w:spacing w:before="188" w:line="360" w:lineRule="auto"/>
        <w:ind w:right="12"/>
        <w:jc w:val="center"/>
        <w:rPr>
          <w:b/>
          <w:color w:val="2F5496" w:themeColor="accent1" w:themeShade="BF"/>
        </w:rPr>
      </w:pPr>
      <w:r w:rsidRPr="002048C7">
        <w:rPr>
          <w:b/>
          <w:color w:val="2F5496" w:themeColor="accent1" w:themeShade="BF"/>
          <w:lang w:val="vi-VN"/>
        </w:rPr>
        <w:t xml:space="preserve">Hình </w:t>
      </w:r>
      <w:r w:rsidRPr="002048C7">
        <w:rPr>
          <w:b/>
          <w:iCs/>
          <w:color w:val="2F5496" w:themeColor="accent1" w:themeShade="BF"/>
          <w:lang w:val="vi-VN"/>
        </w:rPr>
        <w:t>1</w:t>
      </w:r>
      <w:r w:rsidR="00700F6E" w:rsidRPr="002048C7">
        <w:rPr>
          <w:b/>
          <w:iCs/>
          <w:color w:val="2F5496" w:themeColor="accent1" w:themeShade="BF"/>
        </w:rPr>
        <w:t>7</w:t>
      </w:r>
      <w:r w:rsidRPr="002048C7">
        <w:rPr>
          <w:b/>
          <w:color w:val="2F5496" w:themeColor="accent1" w:themeShade="BF"/>
          <w:lang w:val="vi-VN"/>
        </w:rPr>
        <w:t xml:space="preserve">. </w:t>
      </w:r>
      <w:r w:rsidRPr="002048C7">
        <w:rPr>
          <w:b/>
          <w:color w:val="2F5496" w:themeColor="accent1" w:themeShade="BF"/>
        </w:rPr>
        <w:t>Hàm clust_assn</w:t>
      </w:r>
    </w:p>
    <w:p w14:paraId="211F9700" w14:textId="77777777" w:rsidR="00F77EF7" w:rsidRPr="009F2D87" w:rsidRDefault="00F77EF7" w:rsidP="00B37D38">
      <w:pPr>
        <w:pStyle w:val="BodyText"/>
        <w:numPr>
          <w:ilvl w:val="0"/>
          <w:numId w:val="26"/>
        </w:numPr>
        <w:spacing w:before="188" w:line="360" w:lineRule="auto"/>
        <w:ind w:right="12"/>
        <w:rPr>
          <w:lang w:val="vi-VN"/>
        </w:rPr>
      </w:pPr>
      <w:r w:rsidRPr="009F2D87">
        <w:rPr>
          <w:lang w:val="vi-VN"/>
        </w:rPr>
        <w:t>Viết hàm</w:t>
      </w:r>
      <w:r w:rsidRPr="009F2D87">
        <w:t xml:space="preserve"> </w:t>
      </w:r>
      <w:r w:rsidRPr="009F2D87">
        <w:rPr>
          <w:b/>
        </w:rPr>
        <w:t xml:space="preserve">generate_initial_centroids </w:t>
      </w:r>
      <w:r w:rsidRPr="009F2D87">
        <w:t xml:space="preserve"> để lấy tâm cụm đầu tiên, xác định tọa độ của tâm và in thực hiện Broadcast trên tâm đầu tiên và tìm các điểm dữ liệu (datapoint) ở xa nhất</w:t>
      </w:r>
      <w:r w:rsidRPr="009F2D87">
        <w:rPr>
          <w:b/>
          <w:lang w:val="vi-VN"/>
        </w:rPr>
        <w:t xml:space="preserve">. </w:t>
      </w:r>
      <w:r w:rsidRPr="009F2D87">
        <w:rPr>
          <w:lang w:val="vi-VN"/>
        </w:rPr>
        <w:t>Hàm nhận tham số đầu vào</w:t>
      </w:r>
      <w:r w:rsidRPr="009F2D87">
        <w:t xml:space="preserve"> là số cụm k.</w:t>
      </w:r>
    </w:p>
    <w:p w14:paraId="70F31188" w14:textId="131B77D9" w:rsidR="005560AE" w:rsidRPr="009F2D87" w:rsidRDefault="00366518" w:rsidP="00700F6E">
      <w:pPr>
        <w:pStyle w:val="ListParagraph"/>
        <w:spacing w:line="360" w:lineRule="auto"/>
        <w:ind w:left="0"/>
        <w:jc w:val="center"/>
        <w:rPr>
          <w:rFonts w:cs="Times New Roman"/>
          <w:iCs/>
          <w:sz w:val="28"/>
        </w:rPr>
      </w:pPr>
      <w:r w:rsidRPr="009F2D87">
        <w:rPr>
          <w:rFonts w:cs="Times New Roman"/>
          <w:iCs/>
          <w:noProof/>
          <w:sz w:val="28"/>
        </w:rPr>
        <w:drawing>
          <wp:inline distT="0" distB="0" distL="0" distR="0" wp14:anchorId="79BC56B1" wp14:editId="33F5A414">
            <wp:extent cx="6151880" cy="288798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6"/>
                    <a:stretch>
                      <a:fillRect/>
                    </a:stretch>
                  </pic:blipFill>
                  <pic:spPr>
                    <a:xfrm>
                      <a:off x="0" y="0"/>
                      <a:ext cx="6151880" cy="2887980"/>
                    </a:xfrm>
                    <a:prstGeom prst="rect">
                      <a:avLst/>
                    </a:prstGeom>
                  </pic:spPr>
                </pic:pic>
              </a:graphicData>
            </a:graphic>
          </wp:inline>
        </w:drawing>
      </w:r>
    </w:p>
    <w:p w14:paraId="41795FAA" w14:textId="5D51CBD3" w:rsidR="00013A9F" w:rsidRPr="002048C7" w:rsidRDefault="00013A9F" w:rsidP="00700F6E">
      <w:pPr>
        <w:pStyle w:val="BodyText"/>
        <w:spacing w:before="188" w:line="360" w:lineRule="auto"/>
        <w:ind w:right="12"/>
        <w:jc w:val="center"/>
        <w:rPr>
          <w:color w:val="2F5496" w:themeColor="accent1" w:themeShade="BF"/>
        </w:rPr>
      </w:pPr>
      <w:r w:rsidRPr="002048C7">
        <w:rPr>
          <w:b/>
          <w:color w:val="2F5496" w:themeColor="accent1" w:themeShade="BF"/>
          <w:lang w:val="vi-VN"/>
        </w:rPr>
        <w:t xml:space="preserve">Hình </w:t>
      </w:r>
      <w:r w:rsidR="00700F6E" w:rsidRPr="002048C7">
        <w:rPr>
          <w:b/>
          <w:iCs/>
          <w:color w:val="2F5496" w:themeColor="accent1" w:themeShade="BF"/>
        </w:rPr>
        <w:t>18</w:t>
      </w:r>
      <w:r w:rsidRPr="002048C7">
        <w:rPr>
          <w:b/>
          <w:color w:val="2F5496" w:themeColor="accent1" w:themeShade="BF"/>
          <w:lang w:val="vi-VN"/>
        </w:rPr>
        <w:t xml:space="preserve">. </w:t>
      </w:r>
      <w:r w:rsidRPr="002048C7">
        <w:rPr>
          <w:b/>
          <w:color w:val="2F5496" w:themeColor="accent1" w:themeShade="BF"/>
        </w:rPr>
        <w:t>Hàm generate_initial_centroids</w:t>
      </w:r>
    </w:p>
    <w:p w14:paraId="6B8C8930" w14:textId="6857C2D0" w:rsidR="00366518" w:rsidRPr="009F2D87" w:rsidRDefault="00366518" w:rsidP="009F2D87">
      <w:pPr>
        <w:pStyle w:val="ListParagraph"/>
        <w:spacing w:line="360" w:lineRule="auto"/>
        <w:ind w:left="0"/>
        <w:rPr>
          <w:rFonts w:cs="Times New Roman"/>
          <w:iCs/>
          <w:sz w:val="28"/>
        </w:rPr>
      </w:pPr>
    </w:p>
    <w:p w14:paraId="165FC993" w14:textId="2D5FB015" w:rsidR="000B0DC1" w:rsidRPr="009F2D87" w:rsidRDefault="000B0DC1" w:rsidP="009F2D87">
      <w:pPr>
        <w:spacing w:line="360" w:lineRule="auto"/>
        <w:ind w:left="709"/>
        <w:rPr>
          <w:rFonts w:cs="Times New Roman"/>
          <w:iCs/>
          <w:sz w:val="28"/>
        </w:rPr>
      </w:pPr>
    </w:p>
    <w:p w14:paraId="24166BE4" w14:textId="1DD5E566" w:rsidR="00F05715" w:rsidRPr="009F2D87" w:rsidRDefault="00F05715" w:rsidP="009F2D87">
      <w:pPr>
        <w:pStyle w:val="ListParagraph"/>
        <w:spacing w:line="360" w:lineRule="auto"/>
        <w:ind w:left="1099"/>
        <w:rPr>
          <w:rFonts w:cs="Times New Roman"/>
          <w:lang w:val="en-US"/>
        </w:rPr>
      </w:pPr>
    </w:p>
    <w:p w14:paraId="4CABBDA4" w14:textId="77777777" w:rsidR="00362B36" w:rsidRPr="009F2D87" w:rsidRDefault="00362B36" w:rsidP="00700F6E">
      <w:pPr>
        <w:pStyle w:val="BodyText"/>
        <w:numPr>
          <w:ilvl w:val="0"/>
          <w:numId w:val="29"/>
        </w:numPr>
        <w:spacing w:before="188" w:line="360" w:lineRule="auto"/>
        <w:ind w:left="1418" w:right="12"/>
        <w:rPr>
          <w:color w:val="212121"/>
          <w:lang w:val="vi-VN"/>
        </w:rPr>
      </w:pPr>
      <w:r w:rsidRPr="009F2D87">
        <w:t xml:space="preserve">Viết hàm </w:t>
      </w:r>
      <w:r w:rsidRPr="009F2D87">
        <w:rPr>
          <w:rStyle w:val="nf"/>
          <w:rFonts w:eastAsia="Arial"/>
          <w:b/>
          <w:color w:val="212121"/>
          <w:lang w:val="vi-VN"/>
        </w:rPr>
        <w:t>euc_distance_assign_cluster</w:t>
      </w:r>
      <w:r w:rsidRPr="009F2D87">
        <w:rPr>
          <w:rStyle w:val="nf"/>
          <w:rFonts w:eastAsia="Arial"/>
          <w:color w:val="212121"/>
        </w:rPr>
        <w:t xml:space="preserve"> để </w:t>
      </w:r>
      <w:r w:rsidRPr="009F2D87">
        <w:rPr>
          <w:rStyle w:val="c1"/>
          <w:rFonts w:eastAsia="Arial"/>
          <w:iCs/>
          <w:color w:val="212121"/>
          <w:lang w:val="vi-VN"/>
        </w:rPr>
        <w:t xml:space="preserve">tính khoảng cách </w:t>
      </w:r>
      <w:r w:rsidRPr="009F2D87">
        <w:rPr>
          <w:rStyle w:val="c1"/>
          <w:rFonts w:eastAsia="Arial"/>
          <w:b/>
          <w:iCs/>
          <w:color w:val="212121"/>
          <w:lang w:val="vi-VN"/>
        </w:rPr>
        <w:t>Euclid</w:t>
      </w:r>
      <w:r w:rsidRPr="009F2D87">
        <w:rPr>
          <w:rStyle w:val="c1"/>
          <w:rFonts w:eastAsia="Arial"/>
          <w:iCs/>
          <w:color w:val="212121"/>
          <w:lang w:val="vi-VN"/>
        </w:rPr>
        <w:t xml:space="preserve"> và gắn </w:t>
      </w:r>
      <w:r w:rsidRPr="009F2D87">
        <w:rPr>
          <w:rStyle w:val="c1"/>
          <w:rFonts w:eastAsia="Arial"/>
          <w:iCs/>
          <w:color w:val="212121"/>
        </w:rPr>
        <w:t>các điểm dữ liệu (</w:t>
      </w:r>
      <w:r w:rsidRPr="009F2D87">
        <w:rPr>
          <w:rStyle w:val="c1"/>
          <w:rFonts w:eastAsia="Arial"/>
          <w:iCs/>
          <w:color w:val="212121"/>
          <w:lang w:val="vi-VN"/>
        </w:rPr>
        <w:t>dataPoint</w:t>
      </w:r>
      <w:r w:rsidRPr="009F2D87">
        <w:rPr>
          <w:rStyle w:val="c1"/>
          <w:rFonts w:eastAsia="Arial"/>
          <w:iCs/>
          <w:color w:val="212121"/>
        </w:rPr>
        <w:t>)</w:t>
      </w:r>
      <w:r w:rsidRPr="009F2D87">
        <w:rPr>
          <w:rStyle w:val="c1"/>
          <w:rFonts w:eastAsia="Arial"/>
          <w:iCs/>
          <w:color w:val="212121"/>
          <w:lang w:val="vi-VN"/>
        </w:rPr>
        <w:t xml:space="preserve"> vào </w:t>
      </w:r>
      <w:r w:rsidRPr="009F2D87">
        <w:rPr>
          <w:rStyle w:val="c1"/>
          <w:rFonts w:eastAsia="Arial"/>
          <w:iCs/>
          <w:color w:val="212121"/>
        </w:rPr>
        <w:t>cụm (</w:t>
      </w:r>
      <w:r w:rsidRPr="009F2D87">
        <w:rPr>
          <w:rStyle w:val="c1"/>
          <w:rFonts w:eastAsia="Arial"/>
          <w:iCs/>
          <w:color w:val="212121"/>
          <w:lang w:val="vi-VN"/>
        </w:rPr>
        <w:t>cluster</w:t>
      </w:r>
      <w:r w:rsidRPr="009F2D87">
        <w:rPr>
          <w:rStyle w:val="c1"/>
          <w:rFonts w:eastAsia="Arial"/>
          <w:iCs/>
          <w:color w:val="212121"/>
        </w:rPr>
        <w:t xml:space="preserve">). Hàm nhận tham số đầu vào là </w:t>
      </w:r>
      <w:r w:rsidRPr="009F2D87">
        <w:rPr>
          <w:rStyle w:val="c1"/>
          <w:rFonts w:eastAsia="Arial"/>
          <w:iCs/>
          <w:color w:val="212121"/>
          <w:lang w:val="vi-VN"/>
        </w:rPr>
        <w:t>mỗi dòng của file RDD</w:t>
      </w:r>
      <w:r w:rsidRPr="009F2D87">
        <w:rPr>
          <w:rStyle w:val="c1"/>
          <w:rFonts w:eastAsia="Arial"/>
          <w:iCs/>
          <w:color w:val="212121"/>
        </w:rPr>
        <w:t xml:space="preserve"> và phạm vi n. Kết quả trả về là giá trị id của cụm, số lượng quan sát, tọa độ và chi phí khoảng cách Euclid.</w:t>
      </w:r>
    </w:p>
    <w:p w14:paraId="11B30BFD" w14:textId="6922C575" w:rsidR="00B02B33" w:rsidRPr="009F2D87" w:rsidRDefault="00DC4658" w:rsidP="00700F6E">
      <w:pPr>
        <w:pStyle w:val="ListParagraph"/>
        <w:spacing w:line="360" w:lineRule="auto"/>
        <w:ind w:left="0"/>
        <w:jc w:val="center"/>
        <w:rPr>
          <w:rFonts w:cs="Times New Roman"/>
        </w:rPr>
      </w:pPr>
      <w:r w:rsidRPr="009F2D87">
        <w:rPr>
          <w:rFonts w:cs="Times New Roman"/>
          <w:noProof/>
        </w:rPr>
        <w:drawing>
          <wp:inline distT="0" distB="0" distL="0" distR="0" wp14:anchorId="75FE14E8" wp14:editId="0F8893F8">
            <wp:extent cx="6151880" cy="224345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7"/>
                    <a:stretch>
                      <a:fillRect/>
                    </a:stretch>
                  </pic:blipFill>
                  <pic:spPr>
                    <a:xfrm>
                      <a:off x="0" y="0"/>
                      <a:ext cx="6151880" cy="2243455"/>
                    </a:xfrm>
                    <a:prstGeom prst="rect">
                      <a:avLst/>
                    </a:prstGeom>
                  </pic:spPr>
                </pic:pic>
              </a:graphicData>
            </a:graphic>
          </wp:inline>
        </w:drawing>
      </w:r>
    </w:p>
    <w:p w14:paraId="7599A32F" w14:textId="56CC8F6B" w:rsidR="00B2738C" w:rsidRPr="002048C7" w:rsidRDefault="00B2738C" w:rsidP="00700F6E">
      <w:pPr>
        <w:pStyle w:val="BodyText"/>
        <w:spacing w:before="188" w:line="360" w:lineRule="auto"/>
        <w:ind w:right="12"/>
        <w:jc w:val="center"/>
        <w:rPr>
          <w:b/>
          <w:color w:val="2F5496" w:themeColor="accent1" w:themeShade="BF"/>
          <w:sz w:val="24"/>
          <w:szCs w:val="24"/>
        </w:rPr>
      </w:pPr>
      <w:r w:rsidRPr="002048C7">
        <w:rPr>
          <w:b/>
          <w:color w:val="2F5496" w:themeColor="accent1" w:themeShade="BF"/>
          <w:sz w:val="24"/>
          <w:szCs w:val="24"/>
        </w:rPr>
        <w:t>Hình 1</w:t>
      </w:r>
      <w:r w:rsidR="00700F6E" w:rsidRPr="002048C7">
        <w:rPr>
          <w:b/>
          <w:color w:val="2F5496" w:themeColor="accent1" w:themeShade="BF"/>
          <w:sz w:val="24"/>
          <w:szCs w:val="24"/>
        </w:rPr>
        <w:t>9</w:t>
      </w:r>
      <w:r w:rsidRPr="002048C7">
        <w:rPr>
          <w:b/>
          <w:color w:val="2F5496" w:themeColor="accent1" w:themeShade="BF"/>
          <w:sz w:val="24"/>
          <w:szCs w:val="24"/>
        </w:rPr>
        <w:t>. Hàm euc_distance_assign_cluster</w:t>
      </w:r>
    </w:p>
    <w:p w14:paraId="17D31B13" w14:textId="62F1EE86" w:rsidR="00DC4658" w:rsidRPr="009F2D87" w:rsidRDefault="00123F21" w:rsidP="00B37D38">
      <w:pPr>
        <w:pStyle w:val="ListParagraph"/>
        <w:numPr>
          <w:ilvl w:val="0"/>
          <w:numId w:val="26"/>
        </w:numPr>
        <w:spacing w:line="360" w:lineRule="auto"/>
        <w:rPr>
          <w:rStyle w:val="c1"/>
          <w:rFonts w:cs="Times New Roman"/>
        </w:rPr>
      </w:pPr>
      <w:r w:rsidRPr="009F2D87">
        <w:rPr>
          <w:rFonts w:cs="Times New Roman"/>
        </w:rPr>
        <w:t xml:space="preserve">Viết hàm </w:t>
      </w:r>
      <w:r w:rsidRPr="009F2D87">
        <w:rPr>
          <w:rStyle w:val="nf"/>
          <w:rFonts w:eastAsia="Arial" w:cs="Times New Roman"/>
          <w:b/>
          <w:color w:val="212121"/>
        </w:rPr>
        <w:t>man_distance_assign_cluster</w:t>
      </w:r>
      <w:r w:rsidRPr="009F2D87">
        <w:rPr>
          <w:rFonts w:cs="Times New Roman"/>
          <w:color w:val="212121"/>
        </w:rPr>
        <w:t xml:space="preserve"> </w:t>
      </w:r>
      <w:r w:rsidRPr="009F2D87">
        <w:rPr>
          <w:rStyle w:val="nf"/>
          <w:rFonts w:eastAsia="Arial" w:cs="Times New Roman"/>
          <w:color w:val="212121"/>
        </w:rPr>
        <w:t xml:space="preserve">để </w:t>
      </w:r>
      <w:r w:rsidRPr="009F2D87">
        <w:rPr>
          <w:rStyle w:val="c1"/>
          <w:rFonts w:eastAsia="Arial" w:cs="Times New Roman"/>
          <w:iCs/>
          <w:color w:val="212121"/>
        </w:rPr>
        <w:t xml:space="preserve">tính khoảng cách </w:t>
      </w:r>
      <w:r w:rsidRPr="009F2D87">
        <w:rPr>
          <w:rStyle w:val="c1"/>
          <w:rFonts w:eastAsia="Arial" w:cs="Times New Roman"/>
          <w:b/>
          <w:iCs/>
          <w:color w:val="212121"/>
        </w:rPr>
        <w:t>Manhattan</w:t>
      </w:r>
      <w:r w:rsidRPr="009F2D87">
        <w:rPr>
          <w:rStyle w:val="c1"/>
          <w:rFonts w:eastAsia="Arial" w:cs="Times New Roman"/>
          <w:iCs/>
          <w:color w:val="212121"/>
        </w:rPr>
        <w:t xml:space="preserve"> và gắn các điểm dữ liệu (dataPoint) vào cụm (cluster). Hàm nhận tham số đầu vào là mỗi dòng của file RDD và phạm vi n. Kết quả trả về là giá trị id của cụm, số lượng quan sát, tọa độ và chi phí khoảng cách Manhattan.</w:t>
      </w:r>
    </w:p>
    <w:p w14:paraId="4FA1438E" w14:textId="4459BBC1" w:rsidR="00123F21" w:rsidRPr="009F2D87" w:rsidRDefault="00C730A2" w:rsidP="00700F6E">
      <w:pPr>
        <w:pStyle w:val="ListParagraph"/>
        <w:spacing w:line="360" w:lineRule="auto"/>
        <w:ind w:left="0"/>
        <w:jc w:val="center"/>
        <w:rPr>
          <w:rFonts w:cs="Times New Roman"/>
        </w:rPr>
      </w:pPr>
      <w:r w:rsidRPr="009F2D87">
        <w:rPr>
          <w:rFonts w:cs="Times New Roman"/>
          <w:noProof/>
        </w:rPr>
        <w:drawing>
          <wp:inline distT="0" distB="0" distL="0" distR="0" wp14:anchorId="14485BEE" wp14:editId="6C65D3DB">
            <wp:extent cx="6151880" cy="2393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2393315"/>
                    </a:xfrm>
                    <a:prstGeom prst="rect">
                      <a:avLst/>
                    </a:prstGeom>
                  </pic:spPr>
                </pic:pic>
              </a:graphicData>
            </a:graphic>
          </wp:inline>
        </w:drawing>
      </w:r>
    </w:p>
    <w:p w14:paraId="4CF912EF" w14:textId="61DFB4C5" w:rsidR="00D82AB8" w:rsidRPr="00796085" w:rsidRDefault="00D82AB8" w:rsidP="00700F6E">
      <w:pPr>
        <w:pStyle w:val="BodyText"/>
        <w:spacing w:before="188" w:line="360" w:lineRule="auto"/>
        <w:ind w:right="12"/>
        <w:jc w:val="center"/>
        <w:rPr>
          <w:b/>
          <w:color w:val="2F5496" w:themeColor="accent1" w:themeShade="BF"/>
          <w:sz w:val="24"/>
          <w:szCs w:val="24"/>
        </w:rPr>
      </w:pPr>
      <w:r w:rsidRPr="00796085">
        <w:rPr>
          <w:b/>
          <w:color w:val="2F5496" w:themeColor="accent1" w:themeShade="BF"/>
          <w:sz w:val="24"/>
          <w:szCs w:val="24"/>
        </w:rPr>
        <w:t xml:space="preserve">Hình </w:t>
      </w:r>
      <w:r w:rsidR="00700F6E" w:rsidRPr="00796085">
        <w:rPr>
          <w:b/>
          <w:iCs/>
          <w:color w:val="2F5496" w:themeColor="accent1" w:themeShade="BF"/>
          <w:sz w:val="24"/>
          <w:szCs w:val="24"/>
        </w:rPr>
        <w:t>20</w:t>
      </w:r>
      <w:r w:rsidRPr="00796085">
        <w:rPr>
          <w:b/>
          <w:color w:val="2F5496" w:themeColor="accent1" w:themeShade="BF"/>
          <w:sz w:val="24"/>
          <w:szCs w:val="24"/>
        </w:rPr>
        <w:t>. Hàm man_distance_assign_cluster</w:t>
      </w:r>
    </w:p>
    <w:p w14:paraId="116B6954" w14:textId="77777777" w:rsidR="005035DE" w:rsidRPr="009F2D87" w:rsidRDefault="005035DE" w:rsidP="00B37D38">
      <w:pPr>
        <w:pStyle w:val="BodyText"/>
        <w:numPr>
          <w:ilvl w:val="0"/>
          <w:numId w:val="26"/>
        </w:numPr>
        <w:spacing w:before="188" w:line="360" w:lineRule="auto"/>
        <w:ind w:right="12"/>
        <w:rPr>
          <w:lang w:val="vi-VN"/>
        </w:rPr>
      </w:pPr>
      <w:r w:rsidRPr="009F2D87">
        <w:t xml:space="preserve">Viết hàm </w:t>
      </w:r>
      <w:r w:rsidRPr="009F2D87">
        <w:rPr>
          <w:b/>
        </w:rPr>
        <w:t xml:space="preserve">kmeans </w:t>
      </w:r>
      <w:r w:rsidRPr="009F2D87">
        <w:t xml:space="preserve">để tiến hành chạy thuật toán phân cụm k-means. Hàm nhận </w:t>
      </w:r>
      <w:r w:rsidRPr="009F2D87">
        <w:lastRenderedPageBreak/>
        <w:t>tham số đầu vào là method, số cụm, số lượng phần tử bên trong và trả về giá trị cost khi chạy trên hai khoảng cách.</w:t>
      </w:r>
    </w:p>
    <w:p w14:paraId="038F971E" w14:textId="10551803" w:rsidR="00D82AB8" w:rsidRPr="009F2D87" w:rsidRDefault="006C200E" w:rsidP="009F2D87">
      <w:pPr>
        <w:pStyle w:val="BodyText"/>
        <w:spacing w:before="188" w:line="360" w:lineRule="auto"/>
        <w:ind w:left="709" w:right="12"/>
        <w:rPr>
          <w:b/>
          <w:iCs/>
          <w:color w:val="0070C0"/>
          <w:sz w:val="24"/>
          <w:szCs w:val="24"/>
        </w:rPr>
      </w:pPr>
      <w:r w:rsidRPr="009F2D87">
        <w:rPr>
          <w:b/>
          <w:iCs/>
          <w:noProof/>
          <w:color w:val="0070C0"/>
          <w:sz w:val="24"/>
          <w:szCs w:val="24"/>
        </w:rPr>
        <w:drawing>
          <wp:inline distT="0" distB="0" distL="0" distR="0" wp14:anchorId="685EF7C7" wp14:editId="59555E78">
            <wp:extent cx="6151880" cy="414401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9"/>
                    <a:stretch>
                      <a:fillRect/>
                    </a:stretch>
                  </pic:blipFill>
                  <pic:spPr>
                    <a:xfrm>
                      <a:off x="0" y="0"/>
                      <a:ext cx="6151880" cy="4144010"/>
                    </a:xfrm>
                    <a:prstGeom prst="rect">
                      <a:avLst/>
                    </a:prstGeom>
                  </pic:spPr>
                </pic:pic>
              </a:graphicData>
            </a:graphic>
          </wp:inline>
        </w:drawing>
      </w:r>
    </w:p>
    <w:p w14:paraId="461748FF" w14:textId="779CAF2F" w:rsidR="00476343" w:rsidRPr="00796085" w:rsidRDefault="00476343" w:rsidP="00700F6E">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00700F6E" w:rsidRPr="00796085">
        <w:rPr>
          <w:b/>
          <w:iCs/>
          <w:color w:val="2F5496" w:themeColor="accent1" w:themeShade="BF"/>
        </w:rPr>
        <w:t>21</w:t>
      </w:r>
      <w:r w:rsidRPr="00796085">
        <w:rPr>
          <w:b/>
          <w:color w:val="2F5496" w:themeColor="accent1" w:themeShade="BF"/>
        </w:rPr>
        <w:t>. Hàm kmeans</w:t>
      </w:r>
    </w:p>
    <w:p w14:paraId="770BAB7D" w14:textId="699061F8" w:rsidR="005B5E05" w:rsidRPr="009F2D87" w:rsidRDefault="005B5E05" w:rsidP="005A2186">
      <w:pPr>
        <w:pStyle w:val="BodyText"/>
        <w:numPr>
          <w:ilvl w:val="0"/>
          <w:numId w:val="26"/>
        </w:numPr>
        <w:spacing w:before="188" w:line="360" w:lineRule="auto"/>
        <w:ind w:right="12"/>
        <w:rPr>
          <w:rStyle w:val="c1"/>
          <w:color w:val="212121"/>
          <w:lang w:val="vi-VN"/>
        </w:rPr>
      </w:pPr>
      <w:r w:rsidRPr="009F2D87">
        <w:t xml:space="preserve">Tiến hành </w:t>
      </w:r>
      <w:r w:rsidRPr="009F2D87">
        <w:rPr>
          <w:rStyle w:val="c1"/>
          <w:rFonts w:eastAsia="Arial"/>
          <w:iCs/>
          <w:color w:val="212121"/>
          <w:lang w:val="vi-VN"/>
        </w:rPr>
        <w:t>chạy thuật toán k</w:t>
      </w:r>
      <w:r w:rsidRPr="009F2D87">
        <w:rPr>
          <w:rStyle w:val="c1"/>
          <w:rFonts w:eastAsia="Arial"/>
          <w:iCs/>
          <w:color w:val="212121"/>
        </w:rPr>
        <w:t>-</w:t>
      </w:r>
      <w:r w:rsidRPr="009F2D87">
        <w:rPr>
          <w:rStyle w:val="c1"/>
          <w:rFonts w:eastAsia="Arial"/>
          <w:iCs/>
          <w:color w:val="212121"/>
          <w:lang w:val="vi-VN"/>
        </w:rPr>
        <w:t xml:space="preserve">means sử dụng khoảng cách </w:t>
      </w:r>
      <w:r w:rsidRPr="009F2D87">
        <w:rPr>
          <w:rStyle w:val="c1"/>
          <w:rFonts w:eastAsia="Arial"/>
          <w:b/>
          <w:iCs/>
          <w:color w:val="212121"/>
          <w:lang w:val="vi-VN"/>
        </w:rPr>
        <w:t>Ma</w:t>
      </w:r>
      <w:r w:rsidRPr="009F2D87">
        <w:rPr>
          <w:rStyle w:val="c1"/>
          <w:rFonts w:eastAsia="Arial"/>
          <w:b/>
          <w:iCs/>
          <w:color w:val="212121"/>
        </w:rPr>
        <w:t>n</w:t>
      </w:r>
      <w:r w:rsidRPr="009F2D87">
        <w:rPr>
          <w:rStyle w:val="c1"/>
          <w:rFonts w:eastAsia="Arial"/>
          <w:b/>
          <w:iCs/>
          <w:color w:val="212121"/>
          <w:lang w:val="vi-VN"/>
        </w:rPr>
        <w:t>hattan</w:t>
      </w:r>
      <w:r w:rsidRPr="009F2D87">
        <w:rPr>
          <w:rStyle w:val="c1"/>
          <w:rFonts w:eastAsia="Arial"/>
          <w:b/>
          <w:iCs/>
          <w:color w:val="212121"/>
        </w:rPr>
        <w:t>.</w:t>
      </w:r>
    </w:p>
    <w:p w14:paraId="26A1546C" w14:textId="76D8CEDC" w:rsidR="005B5E05" w:rsidRPr="009F2D87" w:rsidRDefault="00272F9E" w:rsidP="00700F6E">
      <w:pPr>
        <w:pStyle w:val="BodyText"/>
        <w:spacing w:before="188" w:line="360" w:lineRule="auto"/>
        <w:ind w:right="12"/>
        <w:jc w:val="center"/>
        <w:rPr>
          <w:color w:val="212121"/>
          <w:lang w:val="vi-VN"/>
        </w:rPr>
      </w:pPr>
      <w:r w:rsidRPr="009F2D87">
        <w:rPr>
          <w:noProof/>
          <w:color w:val="212121"/>
          <w:lang w:val="vi-VN"/>
        </w:rPr>
        <w:drawing>
          <wp:inline distT="0" distB="0" distL="0" distR="0" wp14:anchorId="7684BE50" wp14:editId="5D85EE95">
            <wp:extent cx="5588287" cy="838243"/>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40"/>
                    <a:stretch>
                      <a:fillRect/>
                    </a:stretch>
                  </pic:blipFill>
                  <pic:spPr>
                    <a:xfrm>
                      <a:off x="0" y="0"/>
                      <a:ext cx="5588287" cy="838243"/>
                    </a:xfrm>
                    <a:prstGeom prst="rect">
                      <a:avLst/>
                    </a:prstGeom>
                  </pic:spPr>
                </pic:pic>
              </a:graphicData>
            </a:graphic>
          </wp:inline>
        </w:drawing>
      </w:r>
    </w:p>
    <w:p w14:paraId="75F0C86C" w14:textId="634596AE" w:rsidR="001806B0" w:rsidRPr="00796085" w:rsidRDefault="001806B0" w:rsidP="00700F6E">
      <w:pPr>
        <w:pStyle w:val="BodyText"/>
        <w:spacing w:before="188" w:line="360" w:lineRule="auto"/>
        <w:ind w:right="12"/>
        <w:jc w:val="center"/>
        <w:rPr>
          <w:color w:val="2F5496" w:themeColor="accent1" w:themeShade="BF"/>
          <w:lang w:val="vi-VN"/>
        </w:rPr>
      </w:pPr>
      <w:r w:rsidRPr="00796085">
        <w:rPr>
          <w:b/>
          <w:color w:val="2F5496" w:themeColor="accent1" w:themeShade="BF"/>
        </w:rPr>
        <w:t xml:space="preserve">Hình </w:t>
      </w:r>
      <w:r w:rsidR="00700F6E" w:rsidRPr="00796085">
        <w:rPr>
          <w:b/>
          <w:iCs/>
          <w:color w:val="2F5496" w:themeColor="accent1" w:themeShade="BF"/>
        </w:rPr>
        <w:t>22</w:t>
      </w:r>
      <w:r w:rsidRPr="00796085">
        <w:rPr>
          <w:b/>
          <w:color w:val="2F5496" w:themeColor="accent1" w:themeShade="BF"/>
        </w:rPr>
        <w:t>. Chạy giải thuật k-means dùng Mahattan Distance</w:t>
      </w:r>
    </w:p>
    <w:p w14:paraId="53BDA084" w14:textId="77777777" w:rsidR="00E11034" w:rsidRPr="009F2D87" w:rsidRDefault="00E11034" w:rsidP="005A2186">
      <w:pPr>
        <w:pStyle w:val="BodyText"/>
        <w:numPr>
          <w:ilvl w:val="1"/>
          <w:numId w:val="30"/>
        </w:numPr>
        <w:spacing w:before="188" w:line="360" w:lineRule="auto"/>
        <w:ind w:right="12"/>
        <w:rPr>
          <w:rStyle w:val="c1"/>
          <w:color w:val="212121"/>
          <w:lang w:val="vi-VN"/>
        </w:rPr>
      </w:pPr>
      <w:r w:rsidRPr="009F2D87">
        <w:t xml:space="preserve">Tiến hành </w:t>
      </w:r>
      <w:r w:rsidRPr="009F2D87">
        <w:rPr>
          <w:rStyle w:val="c1"/>
          <w:rFonts w:eastAsia="Arial"/>
          <w:iCs/>
          <w:color w:val="212121"/>
          <w:lang w:val="vi-VN"/>
        </w:rPr>
        <w:t>chạy thuật toán k</w:t>
      </w:r>
      <w:r w:rsidRPr="009F2D87">
        <w:rPr>
          <w:rStyle w:val="c1"/>
          <w:rFonts w:eastAsia="Arial"/>
          <w:iCs/>
          <w:color w:val="212121"/>
        </w:rPr>
        <w:t>-</w:t>
      </w:r>
      <w:r w:rsidRPr="009F2D87">
        <w:rPr>
          <w:rStyle w:val="c1"/>
          <w:rFonts w:eastAsia="Arial"/>
          <w:iCs/>
          <w:color w:val="212121"/>
          <w:lang w:val="vi-VN"/>
        </w:rPr>
        <w:t xml:space="preserve">means sử dụng khoảng cách </w:t>
      </w:r>
      <w:r w:rsidRPr="009F2D87">
        <w:rPr>
          <w:rStyle w:val="c1"/>
          <w:rFonts w:eastAsia="Arial"/>
          <w:b/>
          <w:iCs/>
          <w:color w:val="212121"/>
        </w:rPr>
        <w:t>Euclid.</w:t>
      </w:r>
    </w:p>
    <w:p w14:paraId="715B6790" w14:textId="77777777" w:rsidR="00586FDD" w:rsidRDefault="00586FDD" w:rsidP="00700F6E">
      <w:pPr>
        <w:pStyle w:val="BodyText"/>
        <w:spacing w:before="188" w:line="360" w:lineRule="auto"/>
        <w:ind w:right="12"/>
        <w:jc w:val="center"/>
        <w:rPr>
          <w:color w:val="212121"/>
          <w:lang w:val="vi-VN"/>
        </w:rPr>
      </w:pPr>
    </w:p>
    <w:p w14:paraId="7A6B3788" w14:textId="32A92312" w:rsidR="00E11034" w:rsidRPr="009F2D87" w:rsidRDefault="00F534CA" w:rsidP="00700F6E">
      <w:pPr>
        <w:pStyle w:val="BodyText"/>
        <w:spacing w:before="188" w:line="360" w:lineRule="auto"/>
        <w:ind w:right="12"/>
        <w:jc w:val="center"/>
        <w:rPr>
          <w:color w:val="212121"/>
          <w:lang w:val="vi-VN"/>
        </w:rPr>
      </w:pPr>
      <w:r w:rsidRPr="009F2D87">
        <w:rPr>
          <w:noProof/>
          <w:color w:val="212121"/>
          <w:lang w:val="vi-VN"/>
        </w:rPr>
        <w:lastRenderedPageBreak/>
        <w:drawing>
          <wp:inline distT="0" distB="0" distL="0" distR="0" wp14:anchorId="02FAAAF3" wp14:editId="657CEA8A">
            <wp:extent cx="5734345" cy="685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345" cy="685835"/>
                    </a:xfrm>
                    <a:prstGeom prst="rect">
                      <a:avLst/>
                    </a:prstGeom>
                  </pic:spPr>
                </pic:pic>
              </a:graphicData>
            </a:graphic>
          </wp:inline>
        </w:drawing>
      </w:r>
    </w:p>
    <w:p w14:paraId="0871357A" w14:textId="475200CB" w:rsidR="00F6164D" w:rsidRPr="00796085" w:rsidRDefault="00F6164D" w:rsidP="00700F6E">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00700F6E" w:rsidRPr="00796085">
        <w:rPr>
          <w:b/>
          <w:iCs/>
          <w:color w:val="2F5496" w:themeColor="accent1" w:themeShade="BF"/>
        </w:rPr>
        <w:t>2</w:t>
      </w:r>
      <w:r w:rsidR="00586FDD" w:rsidRPr="00796085">
        <w:rPr>
          <w:b/>
          <w:iCs/>
          <w:color w:val="2F5496" w:themeColor="accent1" w:themeShade="BF"/>
        </w:rPr>
        <w:t>3</w:t>
      </w:r>
      <w:r w:rsidRPr="00796085">
        <w:rPr>
          <w:b/>
          <w:color w:val="2F5496" w:themeColor="accent1" w:themeShade="BF"/>
        </w:rPr>
        <w:t>. Chạy giải thuật k-means dùng Euclid Distance</w:t>
      </w:r>
    </w:p>
    <w:p w14:paraId="4737307B" w14:textId="68B32BCC" w:rsidR="007B5727" w:rsidRPr="009F2D87" w:rsidRDefault="007B5727" w:rsidP="005A2186">
      <w:pPr>
        <w:pStyle w:val="BodyText"/>
        <w:numPr>
          <w:ilvl w:val="1"/>
          <w:numId w:val="30"/>
        </w:numPr>
        <w:spacing w:before="188" w:line="360" w:lineRule="auto"/>
        <w:ind w:left="1560" w:right="12" w:hanging="426"/>
        <w:rPr>
          <w:rStyle w:val="c1"/>
          <w:color w:val="212121"/>
          <w:lang w:val="vi-VN"/>
        </w:rPr>
      </w:pPr>
      <w:r w:rsidRPr="009F2D87">
        <w:rPr>
          <w:rStyle w:val="c1"/>
          <w:rFonts w:eastAsia="Arial"/>
          <w:iCs/>
          <w:color w:val="212121"/>
          <w:lang w:val="vi-VN"/>
        </w:rPr>
        <w:t>In các nhãn cụm</w:t>
      </w:r>
      <w:r w:rsidRPr="009F2D87">
        <w:rPr>
          <w:rStyle w:val="c1"/>
          <w:rFonts w:eastAsia="Arial"/>
          <w:iCs/>
          <w:color w:val="212121"/>
        </w:rPr>
        <w:t xml:space="preserve"> (cluster)</w:t>
      </w:r>
      <w:r w:rsidRPr="009F2D87">
        <w:rPr>
          <w:rStyle w:val="c1"/>
          <w:rFonts w:eastAsia="Arial"/>
          <w:iCs/>
          <w:color w:val="212121"/>
          <w:lang w:val="vi-VN"/>
        </w:rPr>
        <w:t xml:space="preserve"> của dữ liệu ra</w:t>
      </w:r>
      <w:r w:rsidRPr="009F2D87">
        <w:rPr>
          <w:rStyle w:val="c1"/>
          <w:rFonts w:eastAsia="Arial"/>
          <w:iCs/>
          <w:color w:val="212121"/>
        </w:rPr>
        <w:t xml:space="preserve"> và tính toán chi phí thuật toán sử dụng trên hai khoảng cách </w:t>
      </w:r>
      <w:r w:rsidRPr="009F2D87">
        <w:rPr>
          <w:rStyle w:val="c1"/>
          <w:rFonts w:eastAsia="Arial"/>
          <w:b/>
          <w:iCs/>
          <w:color w:val="212121"/>
        </w:rPr>
        <w:t>Euclid</w:t>
      </w:r>
      <w:r w:rsidRPr="009F2D87">
        <w:rPr>
          <w:rStyle w:val="c1"/>
          <w:rFonts w:eastAsia="Arial"/>
          <w:iCs/>
          <w:color w:val="212121"/>
        </w:rPr>
        <w:t xml:space="preserve"> và </w:t>
      </w:r>
      <w:r w:rsidRPr="009F2D87">
        <w:rPr>
          <w:rStyle w:val="c1"/>
          <w:rFonts w:eastAsia="Arial"/>
          <w:b/>
          <w:iCs/>
          <w:color w:val="212121"/>
        </w:rPr>
        <w:t>Manhattan</w:t>
      </w:r>
      <w:r w:rsidRPr="009F2D87">
        <w:rPr>
          <w:rStyle w:val="c1"/>
          <w:rFonts w:eastAsia="Arial"/>
          <w:iCs/>
          <w:color w:val="212121"/>
        </w:rPr>
        <w:t>.</w:t>
      </w:r>
    </w:p>
    <w:p w14:paraId="029C8667" w14:textId="148B43E4" w:rsidR="007B5727" w:rsidRPr="009F2D87" w:rsidRDefault="00851DF0" w:rsidP="00700F6E">
      <w:pPr>
        <w:pStyle w:val="BodyText"/>
        <w:spacing w:before="188" w:line="360" w:lineRule="auto"/>
        <w:ind w:right="12"/>
        <w:jc w:val="center"/>
        <w:rPr>
          <w:color w:val="212121"/>
          <w:lang w:val="vi-VN"/>
        </w:rPr>
      </w:pPr>
      <w:r w:rsidRPr="009F2D87">
        <w:rPr>
          <w:noProof/>
          <w:color w:val="212121"/>
          <w:lang w:val="vi-VN"/>
        </w:rPr>
        <w:drawing>
          <wp:inline distT="0" distB="0" distL="0" distR="0" wp14:anchorId="78039FE0" wp14:editId="1303C6DB">
            <wp:extent cx="6134415" cy="111130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6134415" cy="1111307"/>
                    </a:xfrm>
                    <a:prstGeom prst="rect">
                      <a:avLst/>
                    </a:prstGeom>
                  </pic:spPr>
                </pic:pic>
              </a:graphicData>
            </a:graphic>
          </wp:inline>
        </w:drawing>
      </w:r>
    </w:p>
    <w:p w14:paraId="280BEBF7" w14:textId="6DBF1964" w:rsidR="004E6D9A" w:rsidRPr="00796085" w:rsidRDefault="004E6D9A" w:rsidP="00700F6E">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00700F6E" w:rsidRPr="00796085">
        <w:rPr>
          <w:b/>
          <w:iCs/>
          <w:color w:val="2F5496" w:themeColor="accent1" w:themeShade="BF"/>
        </w:rPr>
        <w:t>2</w:t>
      </w:r>
      <w:r w:rsidR="00586FDD" w:rsidRPr="00796085">
        <w:rPr>
          <w:b/>
          <w:iCs/>
          <w:color w:val="2F5496" w:themeColor="accent1" w:themeShade="BF"/>
        </w:rPr>
        <w:t>4</w:t>
      </w:r>
      <w:r w:rsidRPr="00796085">
        <w:rPr>
          <w:b/>
          <w:color w:val="2F5496" w:themeColor="accent1" w:themeShade="BF"/>
        </w:rPr>
        <w:t>. In các nhãn cụm của dữ liệu</w:t>
      </w:r>
    </w:p>
    <w:p w14:paraId="2C7B32BE" w14:textId="77777777" w:rsidR="00F80D61" w:rsidRPr="009F2D87" w:rsidRDefault="00F80D61" w:rsidP="00586FDD">
      <w:pPr>
        <w:pStyle w:val="BodyText"/>
        <w:numPr>
          <w:ilvl w:val="0"/>
          <w:numId w:val="29"/>
        </w:numPr>
        <w:spacing w:before="188" w:line="360" w:lineRule="auto"/>
        <w:ind w:left="1418" w:right="12" w:hanging="284"/>
        <w:rPr>
          <w:rStyle w:val="c1"/>
          <w:color w:val="212121"/>
          <w:lang w:val="vi-VN"/>
        </w:rPr>
      </w:pPr>
      <w:r w:rsidRPr="009F2D87">
        <w:rPr>
          <w:b/>
          <w:iCs/>
          <w:color w:val="0070C0"/>
          <w:sz w:val="24"/>
          <w:szCs w:val="24"/>
        </w:rPr>
        <w:t xml:space="preserve"> </w:t>
      </w:r>
      <w:r w:rsidRPr="009F2D87">
        <w:rPr>
          <w:rStyle w:val="c1"/>
          <w:rFonts w:eastAsia="Arial"/>
          <w:iCs/>
          <w:color w:val="212121"/>
        </w:rPr>
        <w:t xml:space="preserve">Tính toán chi phí thuật toán sử dụng trên hai khoảng cách </w:t>
      </w:r>
      <w:r w:rsidRPr="009F2D87">
        <w:rPr>
          <w:rStyle w:val="c1"/>
          <w:rFonts w:eastAsia="Arial"/>
          <w:b/>
          <w:iCs/>
          <w:color w:val="212121"/>
        </w:rPr>
        <w:t>Euclid</w:t>
      </w:r>
      <w:r w:rsidRPr="009F2D87">
        <w:rPr>
          <w:rStyle w:val="c1"/>
          <w:rFonts w:eastAsia="Arial"/>
          <w:iCs/>
          <w:color w:val="212121"/>
        </w:rPr>
        <w:t xml:space="preserve"> và </w:t>
      </w:r>
      <w:r w:rsidRPr="009F2D87">
        <w:rPr>
          <w:rStyle w:val="c1"/>
          <w:rFonts w:eastAsia="Arial"/>
          <w:b/>
          <w:iCs/>
          <w:color w:val="212121"/>
        </w:rPr>
        <w:t>Manhattan</w:t>
      </w:r>
      <w:r w:rsidRPr="009F2D87">
        <w:rPr>
          <w:rStyle w:val="c1"/>
          <w:rFonts w:eastAsia="Arial"/>
          <w:iCs/>
          <w:color w:val="212121"/>
        </w:rPr>
        <w:t>.</w:t>
      </w:r>
    </w:p>
    <w:p w14:paraId="661E8688" w14:textId="3E2D3388" w:rsidR="00F80D61" w:rsidRPr="009F2D87" w:rsidRDefault="00800B13" w:rsidP="00771CDE">
      <w:pPr>
        <w:pStyle w:val="BodyText"/>
        <w:spacing w:before="188" w:line="360" w:lineRule="auto"/>
        <w:ind w:right="12"/>
        <w:jc w:val="center"/>
        <w:rPr>
          <w:color w:val="212121"/>
          <w:lang w:val="vi-VN"/>
        </w:rPr>
      </w:pPr>
      <w:r w:rsidRPr="009F2D87">
        <w:rPr>
          <w:noProof/>
          <w:color w:val="212121"/>
          <w:lang w:val="vi-VN"/>
        </w:rPr>
        <w:drawing>
          <wp:inline distT="0" distB="0" distL="0" distR="0" wp14:anchorId="229A02F7" wp14:editId="6F706B3D">
            <wp:extent cx="5874052" cy="1682836"/>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3"/>
                    <a:stretch>
                      <a:fillRect/>
                    </a:stretch>
                  </pic:blipFill>
                  <pic:spPr>
                    <a:xfrm>
                      <a:off x="0" y="0"/>
                      <a:ext cx="5874052" cy="1682836"/>
                    </a:xfrm>
                    <a:prstGeom prst="rect">
                      <a:avLst/>
                    </a:prstGeom>
                  </pic:spPr>
                </pic:pic>
              </a:graphicData>
            </a:graphic>
          </wp:inline>
        </w:drawing>
      </w:r>
    </w:p>
    <w:p w14:paraId="648E69CF" w14:textId="6D21DE09" w:rsidR="00DE31D3" w:rsidRPr="00796085" w:rsidRDefault="00DE31D3" w:rsidP="00771CDE">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00771CDE" w:rsidRPr="00796085">
        <w:rPr>
          <w:b/>
          <w:iCs/>
          <w:color w:val="2F5496" w:themeColor="accent1" w:themeShade="BF"/>
        </w:rPr>
        <w:t>2</w:t>
      </w:r>
      <w:r w:rsidR="00586FDD" w:rsidRPr="00796085">
        <w:rPr>
          <w:b/>
          <w:iCs/>
          <w:color w:val="2F5496" w:themeColor="accent1" w:themeShade="BF"/>
        </w:rPr>
        <w:t>5</w:t>
      </w:r>
      <w:r w:rsidRPr="00796085">
        <w:rPr>
          <w:b/>
          <w:color w:val="2F5496" w:themeColor="accent1" w:themeShade="BF"/>
        </w:rPr>
        <w:t>. Tính toán chi phí thuật toán sử dụng trên hai khoảng cách</w:t>
      </w:r>
    </w:p>
    <w:p w14:paraId="705A2078" w14:textId="1BF6A9FC" w:rsidR="00AC2711" w:rsidRPr="009F2D87" w:rsidRDefault="00AC2711" w:rsidP="005A2186">
      <w:pPr>
        <w:pStyle w:val="BodyText"/>
        <w:numPr>
          <w:ilvl w:val="1"/>
          <w:numId w:val="23"/>
        </w:numPr>
        <w:spacing w:before="188" w:line="360" w:lineRule="auto"/>
        <w:ind w:left="1843" w:right="12"/>
        <w:rPr>
          <w:color w:val="212121"/>
        </w:rPr>
      </w:pPr>
      <w:r w:rsidRPr="009F2D87">
        <w:rPr>
          <w:color w:val="212121"/>
        </w:rPr>
        <w:t>Quan sát được chi phí thuật toán với khoảng cách Euclid cao hơn nhiều so với chi phí trên khoảng cách Mahattan.</w:t>
      </w:r>
    </w:p>
    <w:p w14:paraId="1CF77E39" w14:textId="77777777" w:rsidR="008005BE" w:rsidRPr="009F2D87" w:rsidRDefault="008005BE" w:rsidP="005A2186">
      <w:pPr>
        <w:pStyle w:val="BodyText"/>
        <w:numPr>
          <w:ilvl w:val="0"/>
          <w:numId w:val="31"/>
        </w:numPr>
        <w:spacing w:before="188" w:line="360" w:lineRule="auto"/>
        <w:ind w:right="12"/>
        <w:rPr>
          <w:rStyle w:val="c1"/>
          <w:color w:val="212121"/>
          <w:lang w:val="vi-VN"/>
        </w:rPr>
      </w:pPr>
      <w:r w:rsidRPr="009F2D87">
        <w:rPr>
          <w:rStyle w:val="c1"/>
          <w:rFonts w:eastAsia="Arial"/>
          <w:iCs/>
          <w:color w:val="212121"/>
          <w:lang w:val="vi-VN"/>
        </w:rPr>
        <w:t>In ra tâm các cụm có k</w:t>
      </w:r>
      <w:r w:rsidRPr="009F2D87">
        <w:rPr>
          <w:rStyle w:val="c1"/>
          <w:rFonts w:eastAsia="Arial"/>
          <w:iCs/>
          <w:color w:val="212121"/>
        </w:rPr>
        <w:t>-</w:t>
      </w:r>
      <w:r w:rsidRPr="009F2D87">
        <w:rPr>
          <w:rStyle w:val="c1"/>
          <w:rFonts w:eastAsia="Arial"/>
          <w:iCs/>
          <w:color w:val="212121"/>
          <w:lang w:val="vi-VN"/>
        </w:rPr>
        <w:t xml:space="preserve">means sử dụng khoảng cách </w:t>
      </w:r>
      <w:r w:rsidRPr="009F2D87">
        <w:rPr>
          <w:rStyle w:val="c1"/>
          <w:rFonts w:eastAsia="Arial"/>
          <w:b/>
          <w:iCs/>
          <w:color w:val="212121"/>
          <w:lang w:val="vi-VN"/>
        </w:rPr>
        <w:t>Euclid</w:t>
      </w:r>
      <w:r w:rsidRPr="009F2D87">
        <w:rPr>
          <w:rStyle w:val="c1"/>
          <w:rFonts w:eastAsia="Arial"/>
          <w:iCs/>
          <w:color w:val="212121"/>
        </w:rPr>
        <w:t xml:space="preserve"> và khoảng cách </w:t>
      </w:r>
      <w:r w:rsidRPr="009F2D87">
        <w:rPr>
          <w:rStyle w:val="c1"/>
          <w:rFonts w:eastAsia="Arial"/>
          <w:b/>
          <w:iCs/>
          <w:color w:val="212121"/>
        </w:rPr>
        <w:t>Manhattan</w:t>
      </w:r>
      <w:r w:rsidRPr="009F2D87">
        <w:rPr>
          <w:rStyle w:val="c1"/>
          <w:rFonts w:eastAsia="Arial"/>
          <w:iCs/>
          <w:color w:val="212121"/>
        </w:rPr>
        <w:t>.</w:t>
      </w:r>
    </w:p>
    <w:p w14:paraId="69F13CE9" w14:textId="77777777" w:rsidR="00586FDD" w:rsidRDefault="00586FDD" w:rsidP="00771CDE">
      <w:pPr>
        <w:pStyle w:val="BodyText"/>
        <w:spacing w:before="188" w:line="360" w:lineRule="auto"/>
        <w:ind w:right="12"/>
        <w:jc w:val="center"/>
        <w:rPr>
          <w:noProof/>
        </w:rPr>
      </w:pPr>
    </w:p>
    <w:p w14:paraId="3A39BC7A" w14:textId="2689EFB0" w:rsidR="008005BE" w:rsidRPr="009F2D87" w:rsidRDefault="009B3F98" w:rsidP="00771CDE">
      <w:pPr>
        <w:pStyle w:val="BodyText"/>
        <w:spacing w:before="188" w:line="360" w:lineRule="auto"/>
        <w:ind w:right="12"/>
        <w:jc w:val="center"/>
        <w:rPr>
          <w:color w:val="212121"/>
          <w:lang w:val="vi-VN"/>
        </w:rPr>
      </w:pPr>
      <w:r w:rsidRPr="009F2D87">
        <w:rPr>
          <w:noProof/>
        </w:rPr>
        <w:lastRenderedPageBreak/>
        <w:drawing>
          <wp:inline distT="0" distB="0" distL="0" distR="0" wp14:anchorId="55D9CEF4" wp14:editId="06053E33">
            <wp:extent cx="6151882" cy="126428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6151882" cy="1264285"/>
                    </a:xfrm>
                    <a:prstGeom prst="rect">
                      <a:avLst/>
                    </a:prstGeom>
                  </pic:spPr>
                </pic:pic>
              </a:graphicData>
            </a:graphic>
          </wp:inline>
        </w:drawing>
      </w:r>
    </w:p>
    <w:p w14:paraId="3DAAFEDA" w14:textId="5525BD10" w:rsidR="009B3F98" w:rsidRPr="00796085" w:rsidRDefault="00585007" w:rsidP="00586FDD">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Pr="00796085">
        <w:rPr>
          <w:b/>
          <w:iCs/>
          <w:color w:val="2F5496" w:themeColor="accent1" w:themeShade="BF"/>
        </w:rPr>
        <w:t>2</w:t>
      </w:r>
      <w:r w:rsidR="00586FDD" w:rsidRPr="00796085">
        <w:rPr>
          <w:b/>
          <w:iCs/>
          <w:color w:val="2F5496" w:themeColor="accent1" w:themeShade="BF"/>
        </w:rPr>
        <w:t>6</w:t>
      </w:r>
      <w:r w:rsidRPr="00796085">
        <w:rPr>
          <w:b/>
          <w:color w:val="2F5496" w:themeColor="accent1" w:themeShade="BF"/>
        </w:rPr>
        <w:t>. In các tâm cụm có kmeans sử dụng 2 khoảng cách</w:t>
      </w:r>
    </w:p>
    <w:p w14:paraId="7DDCF2EA" w14:textId="77777777" w:rsidR="008B37A1" w:rsidRPr="009F2D87" w:rsidRDefault="008B37A1" w:rsidP="005A2186">
      <w:pPr>
        <w:pStyle w:val="BodyText"/>
        <w:numPr>
          <w:ilvl w:val="0"/>
          <w:numId w:val="32"/>
        </w:numPr>
        <w:spacing w:before="188" w:line="360" w:lineRule="auto"/>
        <w:ind w:left="1560" w:right="12" w:hanging="426"/>
        <w:rPr>
          <w:lang w:val="vi-VN"/>
        </w:rPr>
      </w:pPr>
      <w:r w:rsidRPr="009F2D87">
        <w:t xml:space="preserve">Hiệu suất thuật toán phân cụm đạt được khi thực hiện trên khoảng cách </w:t>
      </w:r>
      <w:r w:rsidRPr="009F2D87">
        <w:rPr>
          <w:b/>
        </w:rPr>
        <w:t>Euclid</w:t>
      </w:r>
      <w:r w:rsidRPr="009F2D87">
        <w:t>.</w:t>
      </w:r>
    </w:p>
    <w:p w14:paraId="23848534" w14:textId="469720BB" w:rsidR="003B5704" w:rsidRPr="009F2D87" w:rsidRDefault="00C05329" w:rsidP="00586FDD">
      <w:pPr>
        <w:pStyle w:val="BodyText"/>
        <w:spacing w:before="188" w:line="360" w:lineRule="auto"/>
        <w:ind w:right="12"/>
        <w:jc w:val="center"/>
        <w:rPr>
          <w:color w:val="212121"/>
          <w:lang w:val="vi-VN"/>
        </w:rPr>
      </w:pPr>
      <w:r w:rsidRPr="009F2D87">
        <w:rPr>
          <w:noProof/>
          <w:color w:val="212121"/>
          <w:lang w:val="vi-VN"/>
        </w:rPr>
        <w:drawing>
          <wp:inline distT="0" distB="0" distL="0" distR="0" wp14:anchorId="51B3CC00" wp14:editId="7405513D">
            <wp:extent cx="6134100" cy="37465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4100" cy="3746500"/>
                    </a:xfrm>
                    <a:prstGeom prst="rect">
                      <a:avLst/>
                    </a:prstGeom>
                    <a:noFill/>
                    <a:ln>
                      <a:noFill/>
                    </a:ln>
                  </pic:spPr>
                </pic:pic>
              </a:graphicData>
            </a:graphic>
          </wp:inline>
        </w:drawing>
      </w:r>
    </w:p>
    <w:p w14:paraId="732DCACE" w14:textId="05EC24DF" w:rsidR="00C05329" w:rsidRPr="00796085" w:rsidRDefault="00B14597" w:rsidP="00586FDD">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Pr="00796085">
        <w:rPr>
          <w:b/>
          <w:iCs/>
          <w:color w:val="2F5496" w:themeColor="accent1" w:themeShade="BF"/>
        </w:rPr>
        <w:t>2</w:t>
      </w:r>
      <w:r w:rsidR="00586FDD" w:rsidRPr="00796085">
        <w:rPr>
          <w:b/>
          <w:iCs/>
          <w:color w:val="2F5496" w:themeColor="accent1" w:themeShade="BF"/>
        </w:rPr>
        <w:t>7</w:t>
      </w:r>
      <w:r w:rsidRPr="00796085">
        <w:rPr>
          <w:b/>
          <w:color w:val="2F5496" w:themeColor="accent1" w:themeShade="BF"/>
        </w:rPr>
        <w:t>. Kết quả hiệu suất giải thuật với khoảng cách Euclid</w:t>
      </w:r>
    </w:p>
    <w:p w14:paraId="47F10BE3" w14:textId="77777777" w:rsidR="008B13F7" w:rsidRDefault="008B13F7" w:rsidP="00C05329">
      <w:pPr>
        <w:pStyle w:val="BodyText"/>
        <w:spacing w:before="188" w:line="360" w:lineRule="auto"/>
        <w:ind w:left="360" w:right="12"/>
        <w:jc w:val="left"/>
        <w:rPr>
          <w:ins w:id="33" w:author="{CDAB4F36-24E3-45B0-BC22-BE47D26808E3}" w:date="2022-12-21T00:15:00Z"/>
          <w:b/>
          <w:i/>
          <w:color w:val="0070C0"/>
          <w:sz w:val="24"/>
          <w:szCs w:val="24"/>
        </w:rPr>
      </w:pPr>
    </w:p>
    <w:p w14:paraId="4804E1BA" w14:textId="77777777" w:rsidR="0038304D" w:rsidRPr="009F2D87" w:rsidRDefault="0038304D" w:rsidP="005A2186">
      <w:pPr>
        <w:pStyle w:val="BodyText"/>
        <w:numPr>
          <w:ilvl w:val="0"/>
          <w:numId w:val="29"/>
        </w:numPr>
        <w:spacing w:before="188" w:line="360" w:lineRule="auto"/>
        <w:ind w:left="1560" w:right="12"/>
        <w:rPr>
          <w:lang w:val="vi-VN"/>
        </w:rPr>
      </w:pPr>
      <w:r w:rsidRPr="009F2D87">
        <w:t xml:space="preserve">Hiệu suất thuật toán phân cụm đạt được khi thực hiện trên khoảng cách </w:t>
      </w:r>
      <w:r w:rsidRPr="009F2D87">
        <w:rPr>
          <w:b/>
        </w:rPr>
        <w:t>Manhattan</w:t>
      </w:r>
      <w:r w:rsidRPr="009F2D87">
        <w:t>.</w:t>
      </w:r>
    </w:p>
    <w:p w14:paraId="60CBA260" w14:textId="7CB8FD3D" w:rsidR="00B14597" w:rsidRPr="009F2D87" w:rsidRDefault="00113320" w:rsidP="00586FDD">
      <w:pPr>
        <w:pStyle w:val="BodyText"/>
        <w:spacing w:before="188" w:line="360" w:lineRule="auto"/>
        <w:ind w:right="12"/>
        <w:jc w:val="center"/>
        <w:rPr>
          <w:color w:val="212121"/>
          <w:lang w:val="vi-VN"/>
        </w:rPr>
      </w:pPr>
      <w:r w:rsidRPr="009F2D87">
        <w:rPr>
          <w:noProof/>
          <w:color w:val="212121"/>
          <w:lang w:val="vi-VN"/>
        </w:rPr>
        <w:lastRenderedPageBreak/>
        <w:drawing>
          <wp:inline distT="0" distB="0" distL="0" distR="0" wp14:anchorId="24B6F3E8" wp14:editId="509C8F30">
            <wp:extent cx="6151880" cy="353568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1880" cy="3535680"/>
                    </a:xfrm>
                    <a:prstGeom prst="rect">
                      <a:avLst/>
                    </a:prstGeom>
                    <a:noFill/>
                    <a:ln>
                      <a:noFill/>
                    </a:ln>
                  </pic:spPr>
                </pic:pic>
              </a:graphicData>
            </a:graphic>
          </wp:inline>
        </w:drawing>
      </w:r>
    </w:p>
    <w:p w14:paraId="6FB68343" w14:textId="77777777" w:rsidR="008B13F7" w:rsidRDefault="008B13F7" w:rsidP="00C05329">
      <w:pPr>
        <w:pStyle w:val="BodyText"/>
        <w:spacing w:before="188" w:line="360" w:lineRule="auto"/>
        <w:ind w:left="360" w:right="12"/>
        <w:jc w:val="left"/>
        <w:rPr>
          <w:ins w:id="34" w:author="{CDAB4F36-24E3-45B0-BC22-BE47D26808E3}" w:date="2022-12-21T00:16:00Z"/>
          <w:color w:val="212121"/>
          <w:lang w:val="vi-VN"/>
        </w:rPr>
      </w:pPr>
    </w:p>
    <w:p w14:paraId="129BA4AF" w14:textId="21483035" w:rsidR="00F76548" w:rsidRPr="00796085" w:rsidRDefault="00F76548" w:rsidP="00586FDD">
      <w:pPr>
        <w:pStyle w:val="BodyText"/>
        <w:spacing w:before="188" w:line="360" w:lineRule="auto"/>
        <w:ind w:right="12"/>
        <w:jc w:val="center"/>
        <w:rPr>
          <w:color w:val="2F5496" w:themeColor="accent1" w:themeShade="BF"/>
          <w:lang w:val="vi-VN"/>
        </w:rPr>
      </w:pPr>
      <w:r w:rsidRPr="00796085">
        <w:rPr>
          <w:b/>
          <w:color w:val="2F5496" w:themeColor="accent1" w:themeShade="BF"/>
        </w:rPr>
        <w:t xml:space="preserve">Hình </w:t>
      </w:r>
      <w:r w:rsidRPr="00796085">
        <w:rPr>
          <w:b/>
          <w:iCs/>
          <w:color w:val="2F5496" w:themeColor="accent1" w:themeShade="BF"/>
        </w:rPr>
        <w:t>2</w:t>
      </w:r>
      <w:r w:rsidR="00586FDD" w:rsidRPr="00796085">
        <w:rPr>
          <w:b/>
          <w:iCs/>
          <w:color w:val="2F5496" w:themeColor="accent1" w:themeShade="BF"/>
        </w:rPr>
        <w:t>8</w:t>
      </w:r>
      <w:r w:rsidRPr="00796085">
        <w:rPr>
          <w:b/>
          <w:color w:val="2F5496" w:themeColor="accent1" w:themeShade="BF"/>
        </w:rPr>
        <w:t>. Kết quả hiệu suất giải thuật với khoảng cách Mahattan</w:t>
      </w:r>
    </w:p>
    <w:p w14:paraId="62254BE8" w14:textId="77777777" w:rsidR="008B13F7" w:rsidRDefault="008B13F7" w:rsidP="00F76548">
      <w:pPr>
        <w:pStyle w:val="BodyText"/>
        <w:spacing w:before="188" w:line="360" w:lineRule="auto"/>
        <w:ind w:left="1701" w:right="12"/>
        <w:rPr>
          <w:ins w:id="35" w:author="{CDAB4F36-24E3-45B0-BC22-BE47D26808E3}" w:date="2022-12-21T00:15:00Z"/>
          <w:b/>
          <w:i/>
          <w:color w:val="0070C0"/>
          <w:sz w:val="24"/>
          <w:szCs w:val="24"/>
        </w:rPr>
      </w:pPr>
    </w:p>
    <w:p w14:paraId="6EA0EAA9" w14:textId="77777777" w:rsidR="00D66D37" w:rsidRPr="009F2D87" w:rsidRDefault="00D66D37" w:rsidP="005A2186">
      <w:pPr>
        <w:pStyle w:val="BodyText"/>
        <w:numPr>
          <w:ilvl w:val="0"/>
          <w:numId w:val="29"/>
        </w:numPr>
        <w:spacing w:before="188" w:line="360" w:lineRule="auto"/>
        <w:ind w:left="1560" w:right="12" w:hanging="426"/>
        <w:rPr>
          <w:lang w:val="vi-VN"/>
        </w:rPr>
      </w:pPr>
      <w:r w:rsidRPr="009F2D87">
        <w:t xml:space="preserve">Tính toán </w:t>
      </w:r>
      <w:r w:rsidRPr="009F2D87">
        <w:rPr>
          <w:lang w:val="vi-VN"/>
        </w:rPr>
        <w:t xml:space="preserve">chi phí giảm thiểu khi sử dụng khoảng cách </w:t>
      </w:r>
      <w:r w:rsidRPr="009F2D87">
        <w:rPr>
          <w:b/>
          <w:lang w:val="vi-VN"/>
        </w:rPr>
        <w:t>Euclid</w:t>
      </w:r>
      <w:r w:rsidRPr="009F2D87">
        <w:rPr>
          <w:lang w:val="vi-VN"/>
        </w:rPr>
        <w:t xml:space="preserve"> sau </w:t>
      </w:r>
      <w:r w:rsidRPr="009F2D87">
        <w:t xml:space="preserve">khi thực hiện qua </w:t>
      </w:r>
      <w:r w:rsidRPr="009F2D87">
        <w:rPr>
          <w:lang w:val="vi-VN"/>
        </w:rPr>
        <w:t>20 vòng lặp</w:t>
      </w:r>
      <w:r w:rsidRPr="009F2D87">
        <w:t>.</w:t>
      </w:r>
    </w:p>
    <w:p w14:paraId="7F3EE4F7" w14:textId="1F43D377" w:rsidR="008E212A" w:rsidRPr="009F2D87" w:rsidRDefault="00813F92" w:rsidP="00586FDD">
      <w:pPr>
        <w:pStyle w:val="BodyText"/>
        <w:spacing w:before="188" w:line="360" w:lineRule="auto"/>
        <w:ind w:right="12"/>
        <w:jc w:val="center"/>
        <w:rPr>
          <w:color w:val="212121"/>
        </w:rPr>
      </w:pPr>
      <w:r w:rsidRPr="009F2D87">
        <w:rPr>
          <w:noProof/>
          <w:color w:val="212121"/>
        </w:rPr>
        <w:drawing>
          <wp:inline distT="0" distB="0" distL="0" distR="0" wp14:anchorId="08142C6A" wp14:editId="1B878BB1">
            <wp:extent cx="6151880" cy="6800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1880" cy="680085"/>
                    </a:xfrm>
                    <a:prstGeom prst="rect">
                      <a:avLst/>
                    </a:prstGeom>
                  </pic:spPr>
                </pic:pic>
              </a:graphicData>
            </a:graphic>
          </wp:inline>
        </w:drawing>
      </w:r>
    </w:p>
    <w:p w14:paraId="2B056CC4" w14:textId="0542F43E" w:rsidR="001D3A9C" w:rsidRPr="00796085" w:rsidRDefault="001D3A9C" w:rsidP="00586FDD">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Pr="00796085">
        <w:rPr>
          <w:b/>
          <w:iCs/>
          <w:color w:val="2F5496" w:themeColor="accent1" w:themeShade="BF"/>
        </w:rPr>
        <w:t>2</w:t>
      </w:r>
      <w:r w:rsidR="00586FDD" w:rsidRPr="00796085">
        <w:rPr>
          <w:b/>
          <w:iCs/>
          <w:color w:val="2F5496" w:themeColor="accent1" w:themeShade="BF"/>
        </w:rPr>
        <w:t>9</w:t>
      </w:r>
      <w:r w:rsidRPr="00796085">
        <w:rPr>
          <w:b/>
          <w:color w:val="2F5496" w:themeColor="accent1" w:themeShade="BF"/>
        </w:rPr>
        <w:t>. Kết quả chi phí giảm thiểu thực hiện trên Euclid Distance</w:t>
      </w:r>
    </w:p>
    <w:p w14:paraId="3DF2B477" w14:textId="77777777" w:rsidR="008B13F7" w:rsidRDefault="008B13F7" w:rsidP="001D3A9C">
      <w:pPr>
        <w:pStyle w:val="BodyText"/>
        <w:spacing w:before="188" w:line="360" w:lineRule="auto"/>
        <w:ind w:left="1843" w:right="12"/>
        <w:rPr>
          <w:ins w:id="36" w:author="{CDAB4F36-24E3-45B0-BC22-BE47D26808E3}" w:date="2022-12-21T00:17:00Z"/>
          <w:b/>
          <w:i/>
          <w:color w:val="0070C0"/>
          <w:sz w:val="24"/>
          <w:szCs w:val="24"/>
        </w:rPr>
      </w:pPr>
    </w:p>
    <w:p w14:paraId="58A9218E" w14:textId="00AA2A5B" w:rsidR="005101E8" w:rsidRPr="009F2D87" w:rsidRDefault="005101E8" w:rsidP="005A2186">
      <w:pPr>
        <w:pStyle w:val="BodyText"/>
        <w:numPr>
          <w:ilvl w:val="1"/>
          <w:numId w:val="23"/>
        </w:numPr>
        <w:spacing w:before="188" w:line="360" w:lineRule="auto"/>
        <w:ind w:right="12"/>
      </w:pPr>
      <w:r w:rsidRPr="009F2D87">
        <w:t>Chi phí ước tính giảm thiểu khoảng 33.4%.</w:t>
      </w:r>
    </w:p>
    <w:p w14:paraId="1A4A58D5" w14:textId="77777777" w:rsidR="00A0772D" w:rsidRPr="009F2D87" w:rsidRDefault="00A0772D" w:rsidP="005A2186">
      <w:pPr>
        <w:pStyle w:val="BodyText"/>
        <w:numPr>
          <w:ilvl w:val="0"/>
          <w:numId w:val="33"/>
        </w:numPr>
        <w:spacing w:before="188" w:line="360" w:lineRule="auto"/>
        <w:ind w:left="1560" w:right="12" w:hanging="426"/>
        <w:rPr>
          <w:lang w:val="vi-VN"/>
        </w:rPr>
      </w:pPr>
      <w:r w:rsidRPr="009F2D87">
        <w:t xml:space="preserve">Tính toán </w:t>
      </w:r>
      <w:r w:rsidRPr="009F2D87">
        <w:rPr>
          <w:lang w:val="vi-VN"/>
        </w:rPr>
        <w:t xml:space="preserve">chi phí giảm thiểu khi sử dụng khoảng cách </w:t>
      </w:r>
      <w:r w:rsidRPr="009F2D87">
        <w:rPr>
          <w:b/>
          <w:lang w:val="vi-VN"/>
        </w:rPr>
        <w:t>Ma</w:t>
      </w:r>
      <w:r w:rsidRPr="009F2D87">
        <w:rPr>
          <w:b/>
        </w:rPr>
        <w:t>n</w:t>
      </w:r>
      <w:r w:rsidRPr="009F2D87">
        <w:rPr>
          <w:b/>
          <w:lang w:val="vi-VN"/>
        </w:rPr>
        <w:t>hattan</w:t>
      </w:r>
      <w:r w:rsidRPr="009F2D87">
        <w:rPr>
          <w:lang w:val="vi-VN"/>
        </w:rPr>
        <w:t xml:space="preserve"> sau </w:t>
      </w:r>
      <w:r w:rsidRPr="009F2D87">
        <w:t xml:space="preserve">khi thực hiện qua </w:t>
      </w:r>
      <w:r w:rsidRPr="009F2D87">
        <w:rPr>
          <w:lang w:val="vi-VN"/>
        </w:rPr>
        <w:t>20 vòng lặp</w:t>
      </w:r>
      <w:r w:rsidRPr="009F2D87">
        <w:t>.</w:t>
      </w:r>
    </w:p>
    <w:p w14:paraId="082A8D3C" w14:textId="14071038" w:rsidR="00A0772D" w:rsidRPr="009F2D87" w:rsidRDefault="008B7FA7" w:rsidP="00586FDD">
      <w:pPr>
        <w:pStyle w:val="BodyText"/>
        <w:spacing w:before="188" w:line="360" w:lineRule="auto"/>
        <w:ind w:right="12"/>
        <w:jc w:val="center"/>
        <w:rPr>
          <w:lang w:val="vi-VN"/>
        </w:rPr>
      </w:pPr>
      <w:r w:rsidRPr="009F2D87">
        <w:rPr>
          <w:noProof/>
          <w:lang w:val="vi-VN"/>
        </w:rPr>
        <w:lastRenderedPageBreak/>
        <w:drawing>
          <wp:inline distT="0" distB="0" distL="0" distR="0" wp14:anchorId="6E05EAE4" wp14:editId="7BC13BAC">
            <wp:extent cx="6151880" cy="635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635635"/>
                    </a:xfrm>
                    <a:prstGeom prst="rect">
                      <a:avLst/>
                    </a:prstGeom>
                  </pic:spPr>
                </pic:pic>
              </a:graphicData>
            </a:graphic>
          </wp:inline>
        </w:drawing>
      </w:r>
    </w:p>
    <w:p w14:paraId="13AC0B6A" w14:textId="4398D3A0" w:rsidR="008B13F7" w:rsidRPr="00796085" w:rsidRDefault="009943E4" w:rsidP="005A2186">
      <w:pPr>
        <w:pStyle w:val="BodyText"/>
        <w:spacing w:before="188" w:line="360" w:lineRule="auto"/>
        <w:ind w:right="12"/>
        <w:jc w:val="center"/>
        <w:rPr>
          <w:ins w:id="37" w:author="{CDAB4F36-24E3-45B0-BC22-BE47D26808E3}" w:date="2022-12-21T00:17:00Z"/>
          <w:b/>
          <w:iCs/>
          <w:color w:val="2F5496" w:themeColor="accent1" w:themeShade="BF"/>
        </w:rPr>
      </w:pPr>
      <w:r w:rsidRPr="00796085">
        <w:rPr>
          <w:b/>
          <w:iCs/>
          <w:color w:val="2F5496" w:themeColor="accent1" w:themeShade="BF"/>
        </w:rPr>
        <w:t xml:space="preserve">Hình </w:t>
      </w:r>
      <w:r w:rsidR="00586FDD" w:rsidRPr="00796085">
        <w:rPr>
          <w:b/>
          <w:iCs/>
          <w:color w:val="2F5496" w:themeColor="accent1" w:themeShade="BF"/>
        </w:rPr>
        <w:t>30</w:t>
      </w:r>
      <w:r w:rsidRPr="00796085">
        <w:rPr>
          <w:b/>
          <w:iCs/>
          <w:color w:val="2F5496" w:themeColor="accent1" w:themeShade="BF"/>
        </w:rPr>
        <w:t>. Kết quả chi phí giảm thiểu thực hiện trên Manhattan Distance</w:t>
      </w:r>
    </w:p>
    <w:p w14:paraId="5B065BF6" w14:textId="3B22BE67" w:rsidR="00F12541" w:rsidRPr="005A2186" w:rsidRDefault="00F12541" w:rsidP="005A2186">
      <w:pPr>
        <w:pStyle w:val="BodyText"/>
        <w:numPr>
          <w:ilvl w:val="1"/>
          <w:numId w:val="23"/>
        </w:numPr>
        <w:spacing w:before="188" w:line="360" w:lineRule="auto"/>
        <w:ind w:right="12"/>
      </w:pPr>
      <w:r w:rsidRPr="009F2D87">
        <w:t>Chi phí ước tính giảm thiểu khoảng 40.34%.</w:t>
      </w:r>
    </w:p>
    <w:p w14:paraId="26FAF160" w14:textId="6022D7CB" w:rsidR="000D6594" w:rsidRPr="009F2D87" w:rsidRDefault="000D6594" w:rsidP="005A2186">
      <w:pPr>
        <w:pStyle w:val="BodyText"/>
        <w:numPr>
          <w:ilvl w:val="0"/>
          <w:numId w:val="29"/>
        </w:numPr>
        <w:spacing w:before="188" w:line="360" w:lineRule="auto"/>
        <w:ind w:left="1560" w:right="12" w:hanging="426"/>
      </w:pPr>
      <w:r w:rsidRPr="009F2D87">
        <w:t>Import các thư viện để xử lý dữ liệu trước khi thực hiện thuật toán để tìm đặc trưng cụm.</w:t>
      </w:r>
    </w:p>
    <w:p w14:paraId="61835EFA" w14:textId="3AD15871" w:rsidR="000D6594" w:rsidRPr="009F2D87" w:rsidRDefault="00C72E6D" w:rsidP="00586FDD">
      <w:pPr>
        <w:pStyle w:val="BodyText"/>
        <w:spacing w:before="188" w:line="360" w:lineRule="auto"/>
        <w:ind w:right="12"/>
        <w:jc w:val="center"/>
      </w:pPr>
      <w:r w:rsidRPr="009F2D87">
        <w:rPr>
          <w:noProof/>
        </w:rPr>
        <w:drawing>
          <wp:inline distT="0" distB="0" distL="0" distR="0" wp14:anchorId="0A99D25C" wp14:editId="41CF225A">
            <wp:extent cx="6151880" cy="229362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6151880" cy="2293620"/>
                    </a:xfrm>
                    <a:prstGeom prst="rect">
                      <a:avLst/>
                    </a:prstGeom>
                  </pic:spPr>
                </pic:pic>
              </a:graphicData>
            </a:graphic>
          </wp:inline>
        </w:drawing>
      </w:r>
    </w:p>
    <w:p w14:paraId="0EB56FD9" w14:textId="3F355953" w:rsidR="009943E4" w:rsidRPr="009F2D87" w:rsidRDefault="00032ED6" w:rsidP="00586FDD">
      <w:pPr>
        <w:pStyle w:val="BodyText"/>
        <w:spacing w:before="188" w:line="360" w:lineRule="auto"/>
        <w:ind w:right="12"/>
        <w:jc w:val="center"/>
        <w:rPr>
          <w:lang w:val="vi-VN"/>
        </w:rPr>
      </w:pPr>
      <w:r w:rsidRPr="009F2D87">
        <w:rPr>
          <w:noProof/>
          <w:lang w:val="vi-VN"/>
        </w:rPr>
        <w:drawing>
          <wp:inline distT="0" distB="0" distL="0" distR="0" wp14:anchorId="1234C2CF" wp14:editId="76CB5702">
            <wp:extent cx="6151880" cy="1440815"/>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0"/>
                    <a:stretch>
                      <a:fillRect/>
                    </a:stretch>
                  </pic:blipFill>
                  <pic:spPr>
                    <a:xfrm>
                      <a:off x="0" y="0"/>
                      <a:ext cx="6151880" cy="1440815"/>
                    </a:xfrm>
                    <a:prstGeom prst="rect">
                      <a:avLst/>
                    </a:prstGeom>
                  </pic:spPr>
                </pic:pic>
              </a:graphicData>
            </a:graphic>
          </wp:inline>
        </w:drawing>
      </w:r>
    </w:p>
    <w:p w14:paraId="36E47F23" w14:textId="448651EF" w:rsidR="00032ED6" w:rsidRPr="00796085" w:rsidRDefault="00B35291" w:rsidP="005A2186">
      <w:pPr>
        <w:pStyle w:val="BodyText"/>
        <w:spacing w:before="188" w:line="360" w:lineRule="auto"/>
        <w:ind w:right="12"/>
        <w:jc w:val="center"/>
        <w:rPr>
          <w:b/>
          <w:color w:val="2F5496" w:themeColor="accent1" w:themeShade="BF"/>
        </w:rPr>
      </w:pPr>
      <w:r w:rsidRPr="00796085">
        <w:rPr>
          <w:b/>
          <w:color w:val="2F5496" w:themeColor="accent1" w:themeShade="BF"/>
        </w:rPr>
        <w:t xml:space="preserve">Hình </w:t>
      </w:r>
      <w:r w:rsidR="00586FDD" w:rsidRPr="00796085">
        <w:rPr>
          <w:b/>
          <w:iCs/>
          <w:color w:val="2F5496" w:themeColor="accent1" w:themeShade="BF"/>
        </w:rPr>
        <w:t>31</w:t>
      </w:r>
      <w:r w:rsidRPr="00796085">
        <w:rPr>
          <w:b/>
          <w:color w:val="2F5496" w:themeColor="accent1" w:themeShade="BF"/>
        </w:rPr>
        <w:t>. Kết quả kiểm tra một vài dòng dữ liệu đầu sau khi xử lý</w:t>
      </w:r>
    </w:p>
    <w:p w14:paraId="11A6B256" w14:textId="77777777" w:rsidR="00211CC1" w:rsidRPr="009F2D87" w:rsidRDefault="00211CC1" w:rsidP="00586FDD">
      <w:pPr>
        <w:pStyle w:val="BodyText"/>
        <w:numPr>
          <w:ilvl w:val="0"/>
          <w:numId w:val="34"/>
        </w:numPr>
        <w:spacing w:before="188" w:line="360" w:lineRule="auto"/>
        <w:ind w:left="1560" w:right="12" w:hanging="426"/>
        <w:jc w:val="left"/>
        <w:rPr>
          <w:b/>
        </w:rPr>
      </w:pPr>
      <w:r w:rsidRPr="009F2D87">
        <w:rPr>
          <w:b/>
        </w:rPr>
        <w:t>Cụm 0 :</w:t>
      </w:r>
    </w:p>
    <w:p w14:paraId="051BAB73" w14:textId="42894106" w:rsidR="0060035E" w:rsidRPr="009F2D87" w:rsidRDefault="00E50B15" w:rsidP="00586FDD">
      <w:pPr>
        <w:pStyle w:val="BodyText"/>
        <w:spacing w:before="188" w:line="360" w:lineRule="auto"/>
        <w:ind w:right="12"/>
        <w:jc w:val="center"/>
        <w:rPr>
          <w:b/>
        </w:rPr>
      </w:pPr>
      <w:r w:rsidRPr="009F2D87">
        <w:rPr>
          <w:b/>
          <w:noProof/>
        </w:rPr>
        <w:lastRenderedPageBreak/>
        <w:drawing>
          <wp:inline distT="0" distB="0" distL="0" distR="0" wp14:anchorId="4AEF6828" wp14:editId="5D7B91D5">
            <wp:extent cx="4369025" cy="40261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9025" cy="4026107"/>
                    </a:xfrm>
                    <a:prstGeom prst="rect">
                      <a:avLst/>
                    </a:prstGeom>
                  </pic:spPr>
                </pic:pic>
              </a:graphicData>
            </a:graphic>
          </wp:inline>
        </w:drawing>
      </w:r>
    </w:p>
    <w:p w14:paraId="4D453FD2" w14:textId="68B849CE" w:rsidR="009571CF" w:rsidRPr="009F2D87" w:rsidRDefault="00C457BC" w:rsidP="00586FDD">
      <w:pPr>
        <w:pStyle w:val="BodyText"/>
        <w:spacing w:before="188" w:line="360" w:lineRule="auto"/>
        <w:ind w:right="12"/>
        <w:jc w:val="center"/>
        <w:rPr>
          <w:b/>
        </w:rPr>
      </w:pPr>
      <w:r w:rsidRPr="009F2D87">
        <w:rPr>
          <w:b/>
          <w:noProof/>
        </w:rPr>
        <w:drawing>
          <wp:inline distT="0" distB="0" distL="0" distR="0" wp14:anchorId="00F45E46" wp14:editId="39D14F43">
            <wp:extent cx="4178515" cy="426741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stretch>
                      <a:fillRect/>
                    </a:stretch>
                  </pic:blipFill>
                  <pic:spPr>
                    <a:xfrm>
                      <a:off x="0" y="0"/>
                      <a:ext cx="4178515" cy="4267419"/>
                    </a:xfrm>
                    <a:prstGeom prst="rect">
                      <a:avLst/>
                    </a:prstGeom>
                  </pic:spPr>
                </pic:pic>
              </a:graphicData>
            </a:graphic>
          </wp:inline>
        </w:drawing>
      </w:r>
    </w:p>
    <w:p w14:paraId="5E9B00E1" w14:textId="77777777" w:rsidR="00DE3BCC" w:rsidRDefault="00DE3BCC" w:rsidP="00E50B15">
      <w:pPr>
        <w:pStyle w:val="BodyText"/>
        <w:spacing w:before="188" w:line="360" w:lineRule="auto"/>
        <w:ind w:left="720" w:right="12"/>
        <w:jc w:val="left"/>
        <w:rPr>
          <w:ins w:id="38" w:author="{CDAB4F36-24E3-45B0-BC22-BE47D26808E3}" w:date="2022-12-21T00:18:00Z"/>
          <w:b/>
        </w:rPr>
      </w:pPr>
    </w:p>
    <w:p w14:paraId="3764EBA6" w14:textId="62E92384" w:rsidR="00C457BC" w:rsidRPr="009F2D87" w:rsidRDefault="00F4258C" w:rsidP="00586FDD">
      <w:pPr>
        <w:pStyle w:val="BodyText"/>
        <w:numPr>
          <w:ilvl w:val="0"/>
          <w:numId w:val="35"/>
        </w:numPr>
        <w:spacing w:before="188" w:line="360" w:lineRule="auto"/>
        <w:ind w:left="1701" w:right="12" w:hanging="283"/>
        <w:jc w:val="left"/>
        <w:rPr>
          <w:b/>
        </w:rPr>
      </w:pPr>
      <w:r w:rsidRPr="009F2D87">
        <w:rPr>
          <w:noProof/>
        </w:rPr>
        <w:t xml:space="preserve">Hiển thị kết quả </w:t>
      </w:r>
    </w:p>
    <w:p w14:paraId="7241E7E3" w14:textId="77777777" w:rsidR="00DE3BCC" w:rsidRDefault="00DE3BCC" w:rsidP="009E45CE">
      <w:pPr>
        <w:pStyle w:val="BodyText"/>
        <w:numPr>
          <w:ilvl w:val="0"/>
          <w:numId w:val="35"/>
        </w:numPr>
        <w:spacing w:before="188" w:line="360" w:lineRule="auto"/>
        <w:ind w:right="12"/>
        <w:jc w:val="left"/>
        <w:rPr>
          <w:ins w:id="39" w:author="{CDAB4F36-24E3-45B0-BC22-BE47D26808E3}" w:date="2022-12-21T00:18:00Z"/>
          <w:noProof/>
        </w:rPr>
      </w:pPr>
    </w:p>
    <w:p w14:paraId="709C2F73" w14:textId="360C512E" w:rsidR="00F4258C" w:rsidRPr="009F2D87" w:rsidRDefault="00C04DA9" w:rsidP="00586FDD">
      <w:pPr>
        <w:pStyle w:val="BodyText"/>
        <w:spacing w:before="188" w:line="360" w:lineRule="auto"/>
        <w:ind w:right="12"/>
        <w:jc w:val="center"/>
        <w:rPr>
          <w:b/>
        </w:rPr>
      </w:pPr>
      <w:r w:rsidRPr="009F2D87">
        <w:rPr>
          <w:b/>
          <w:noProof/>
        </w:rPr>
        <w:drawing>
          <wp:inline distT="0" distB="0" distL="0" distR="0" wp14:anchorId="405DC4C0" wp14:editId="6851D935">
            <wp:extent cx="5855001" cy="920797"/>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5855001" cy="920797"/>
                    </a:xfrm>
                    <a:prstGeom prst="rect">
                      <a:avLst/>
                    </a:prstGeom>
                  </pic:spPr>
                </pic:pic>
              </a:graphicData>
            </a:graphic>
          </wp:inline>
        </w:drawing>
      </w:r>
    </w:p>
    <w:p w14:paraId="1AD1F845" w14:textId="77777777" w:rsidR="00F90AA0" w:rsidRPr="009F2D87" w:rsidRDefault="00F90AA0" w:rsidP="00586FDD">
      <w:pPr>
        <w:pStyle w:val="BodyText"/>
        <w:numPr>
          <w:ilvl w:val="0"/>
          <w:numId w:val="36"/>
        </w:numPr>
        <w:spacing w:before="188" w:line="360" w:lineRule="auto"/>
        <w:ind w:left="1701" w:right="12" w:hanging="283"/>
        <w:jc w:val="left"/>
        <w:rPr>
          <w:noProof/>
        </w:rPr>
      </w:pPr>
      <w:r w:rsidRPr="009F2D87">
        <w:rPr>
          <w:noProof/>
        </w:rPr>
        <w:t>Hiển thị các thành phần của dữ liệu.</w:t>
      </w:r>
    </w:p>
    <w:p w14:paraId="20817975" w14:textId="77777777" w:rsidR="00DE3BCC" w:rsidRDefault="00DE3BCC" w:rsidP="009E45CE">
      <w:pPr>
        <w:pStyle w:val="BodyText"/>
        <w:numPr>
          <w:ilvl w:val="0"/>
          <w:numId w:val="36"/>
        </w:numPr>
        <w:spacing w:before="188" w:line="360" w:lineRule="auto"/>
        <w:ind w:right="12"/>
        <w:jc w:val="left"/>
        <w:rPr>
          <w:ins w:id="40" w:author="{CDAB4F36-24E3-45B0-BC22-BE47D26808E3}" w:date="2022-12-21T00:18:00Z"/>
          <w:noProof/>
        </w:rPr>
      </w:pPr>
    </w:p>
    <w:p w14:paraId="10B91F05" w14:textId="2D90A991" w:rsidR="00F90AA0" w:rsidRPr="009F2D87" w:rsidRDefault="00212445" w:rsidP="00586FDD">
      <w:pPr>
        <w:pStyle w:val="BodyText"/>
        <w:spacing w:before="188" w:line="360" w:lineRule="auto"/>
        <w:ind w:right="12"/>
        <w:jc w:val="center"/>
        <w:rPr>
          <w:noProof/>
        </w:rPr>
      </w:pPr>
      <w:r w:rsidRPr="009F2D87">
        <w:rPr>
          <w:noProof/>
        </w:rPr>
        <w:drawing>
          <wp:inline distT="0" distB="0" distL="0" distR="0" wp14:anchorId="137D0723" wp14:editId="19366818">
            <wp:extent cx="6151880" cy="2815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1880" cy="2815590"/>
                    </a:xfrm>
                    <a:prstGeom prst="rect">
                      <a:avLst/>
                    </a:prstGeom>
                  </pic:spPr>
                </pic:pic>
              </a:graphicData>
            </a:graphic>
          </wp:inline>
        </w:drawing>
      </w:r>
    </w:p>
    <w:p w14:paraId="46942F3B" w14:textId="77777777" w:rsidR="00C04DA9" w:rsidRPr="009F2D87" w:rsidRDefault="00C04DA9" w:rsidP="009F2D87">
      <w:pPr>
        <w:pStyle w:val="BodyText"/>
        <w:spacing w:before="188" w:line="360" w:lineRule="auto"/>
        <w:ind w:left="720" w:right="12"/>
        <w:jc w:val="left"/>
        <w:rPr>
          <w:b/>
        </w:rPr>
      </w:pPr>
    </w:p>
    <w:p w14:paraId="127FCBC2" w14:textId="590961B5" w:rsidR="008B7FA7" w:rsidRPr="009F2D87" w:rsidRDefault="003F24E4" w:rsidP="00586FDD">
      <w:pPr>
        <w:pStyle w:val="BodyText"/>
        <w:numPr>
          <w:ilvl w:val="0"/>
          <w:numId w:val="36"/>
        </w:numPr>
        <w:spacing w:before="188" w:line="360" w:lineRule="auto"/>
        <w:ind w:left="1701" w:right="12" w:hanging="283"/>
        <w:jc w:val="left"/>
        <w:rPr>
          <w:lang w:val="vi-VN"/>
        </w:rPr>
      </w:pPr>
      <w:r w:rsidRPr="009F2D87">
        <w:rPr>
          <w:noProof/>
        </w:rPr>
        <w:t>Kết quả cụm 0</w:t>
      </w:r>
    </w:p>
    <w:p w14:paraId="1E6AB66F" w14:textId="3751021C" w:rsidR="003F24E4" w:rsidRPr="009F2D87" w:rsidRDefault="00547A23" w:rsidP="00586FDD">
      <w:pPr>
        <w:pStyle w:val="BodyText"/>
        <w:spacing w:before="188" w:line="360" w:lineRule="auto"/>
        <w:ind w:right="12"/>
        <w:jc w:val="center"/>
        <w:rPr>
          <w:lang w:val="vi-VN"/>
        </w:rPr>
      </w:pPr>
      <w:r w:rsidRPr="009F2D87">
        <w:rPr>
          <w:noProof/>
          <w:lang w:val="vi-VN"/>
        </w:rPr>
        <w:lastRenderedPageBreak/>
        <w:drawing>
          <wp:inline distT="0" distB="0" distL="0" distR="0" wp14:anchorId="5AC6E0BF" wp14:editId="423F6A7A">
            <wp:extent cx="615188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00663FF7" w14:textId="71686E19" w:rsidR="00547A23" w:rsidRPr="009F2D87" w:rsidRDefault="0049433B" w:rsidP="00586FDD">
      <w:pPr>
        <w:pStyle w:val="BodyText"/>
        <w:spacing w:before="188" w:line="360" w:lineRule="auto"/>
        <w:ind w:right="12"/>
        <w:jc w:val="center"/>
        <w:rPr>
          <w:lang w:val="vi-VN"/>
        </w:rPr>
      </w:pPr>
      <w:r w:rsidRPr="009F2D87">
        <w:rPr>
          <w:noProof/>
          <w:lang w:val="vi-VN"/>
        </w:rPr>
        <w:drawing>
          <wp:inline distT="0" distB="0" distL="0" distR="0" wp14:anchorId="56D9FA0B" wp14:editId="4E5499B6">
            <wp:extent cx="6151880" cy="24631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2114E2EC" w14:textId="77777777" w:rsidR="005101E8" w:rsidRPr="009F2D87" w:rsidRDefault="005101E8" w:rsidP="009F2D87">
      <w:pPr>
        <w:pStyle w:val="BodyText"/>
        <w:spacing w:before="188" w:line="360" w:lineRule="auto"/>
        <w:ind w:left="1800" w:right="12"/>
        <w:jc w:val="left"/>
      </w:pPr>
    </w:p>
    <w:p w14:paraId="096F704D" w14:textId="5AB885D7" w:rsidR="00A66752" w:rsidRPr="009F2D87" w:rsidRDefault="00A66752" w:rsidP="00586FDD">
      <w:pPr>
        <w:pStyle w:val="BodyText"/>
        <w:spacing w:before="188" w:line="360" w:lineRule="auto"/>
        <w:ind w:right="12"/>
        <w:jc w:val="center"/>
      </w:pPr>
      <w:r w:rsidRPr="009F2D87">
        <w:rPr>
          <w:noProof/>
        </w:rPr>
        <w:drawing>
          <wp:inline distT="0" distB="0" distL="0" distR="0" wp14:anchorId="00EEF4E2" wp14:editId="45334ADD">
            <wp:extent cx="6151880" cy="2463165"/>
            <wp:effectExtent l="0" t="0" r="0" b="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59BC7205" w14:textId="5CC1B5C8" w:rsidR="00A33463" w:rsidRPr="009F2D87" w:rsidRDefault="00A33463" w:rsidP="00586FDD">
      <w:pPr>
        <w:pStyle w:val="BodyText"/>
        <w:spacing w:before="188" w:line="360" w:lineRule="auto"/>
        <w:ind w:right="12"/>
        <w:jc w:val="center"/>
      </w:pPr>
      <w:r w:rsidRPr="009F2D87">
        <w:rPr>
          <w:noProof/>
        </w:rPr>
        <w:lastRenderedPageBreak/>
        <w:drawing>
          <wp:inline distT="0" distB="0" distL="0" distR="0" wp14:anchorId="12032D47" wp14:editId="198FFBA1">
            <wp:extent cx="6151880" cy="2463165"/>
            <wp:effectExtent l="0" t="0" r="0" b="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3508AD4D" w14:textId="439A3D1B" w:rsidR="00C16B8B" w:rsidRPr="009F2D87" w:rsidRDefault="00C16B8B" w:rsidP="00586FDD">
      <w:pPr>
        <w:pStyle w:val="BodyText"/>
        <w:spacing w:before="188" w:line="360" w:lineRule="auto"/>
        <w:ind w:right="12"/>
        <w:jc w:val="center"/>
      </w:pPr>
      <w:r w:rsidRPr="009F2D87">
        <w:rPr>
          <w:noProof/>
        </w:rPr>
        <w:drawing>
          <wp:inline distT="0" distB="0" distL="0" distR="0" wp14:anchorId="0D0B00A0" wp14:editId="729497C0">
            <wp:extent cx="6151880" cy="2463165"/>
            <wp:effectExtent l="0" t="0" r="0" b="0"/>
            <wp:docPr id="59"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waterfall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7C4C2A37" w14:textId="6BDDA6F5" w:rsidR="00C16B8B" w:rsidRPr="00586FDD" w:rsidRDefault="00F576A5" w:rsidP="00586FDD">
      <w:pPr>
        <w:pStyle w:val="BodyText"/>
        <w:numPr>
          <w:ilvl w:val="0"/>
          <w:numId w:val="37"/>
        </w:numPr>
        <w:spacing w:before="188" w:line="360" w:lineRule="auto"/>
        <w:ind w:left="1560" w:right="12" w:hanging="426"/>
        <w:jc w:val="left"/>
        <w:rPr>
          <w:b/>
          <w:bCs/>
        </w:rPr>
      </w:pPr>
      <w:r w:rsidRPr="00586FDD">
        <w:rPr>
          <w:b/>
          <w:bCs/>
        </w:rPr>
        <w:t>Cụm 1 :</w:t>
      </w:r>
    </w:p>
    <w:p w14:paraId="0B429B3F" w14:textId="341FDA2D" w:rsidR="00F576A5" w:rsidRPr="009F2D87" w:rsidRDefault="00755510" w:rsidP="00586FDD">
      <w:pPr>
        <w:pStyle w:val="BodyText"/>
        <w:spacing w:before="188" w:line="360" w:lineRule="auto"/>
        <w:ind w:right="12"/>
        <w:jc w:val="center"/>
      </w:pPr>
      <w:r w:rsidRPr="009F2D87">
        <w:rPr>
          <w:noProof/>
        </w:rPr>
        <w:lastRenderedPageBreak/>
        <w:drawing>
          <wp:inline distT="0" distB="0" distL="0" distR="0" wp14:anchorId="07AD7519" wp14:editId="2472076B">
            <wp:extent cx="4515082" cy="3949903"/>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0"/>
                    <a:stretch>
                      <a:fillRect/>
                    </a:stretch>
                  </pic:blipFill>
                  <pic:spPr>
                    <a:xfrm>
                      <a:off x="0" y="0"/>
                      <a:ext cx="4515082" cy="3949903"/>
                    </a:xfrm>
                    <a:prstGeom prst="rect">
                      <a:avLst/>
                    </a:prstGeom>
                  </pic:spPr>
                </pic:pic>
              </a:graphicData>
            </a:graphic>
          </wp:inline>
        </w:drawing>
      </w:r>
    </w:p>
    <w:p w14:paraId="41241480" w14:textId="546EDA56" w:rsidR="00755510" w:rsidRPr="009F2D87" w:rsidRDefault="00143671" w:rsidP="00586FDD">
      <w:pPr>
        <w:pStyle w:val="BodyText"/>
        <w:spacing w:before="188" w:line="360" w:lineRule="auto"/>
        <w:ind w:right="12"/>
        <w:jc w:val="center"/>
      </w:pPr>
      <w:r w:rsidRPr="009F2D87">
        <w:rPr>
          <w:noProof/>
        </w:rPr>
        <w:drawing>
          <wp:inline distT="0" distB="0" distL="0" distR="0" wp14:anchorId="7BD5E863" wp14:editId="58412941">
            <wp:extent cx="3714941" cy="3873699"/>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1"/>
                    <a:stretch>
                      <a:fillRect/>
                    </a:stretch>
                  </pic:blipFill>
                  <pic:spPr>
                    <a:xfrm>
                      <a:off x="0" y="0"/>
                      <a:ext cx="3714941" cy="3873699"/>
                    </a:xfrm>
                    <a:prstGeom prst="rect">
                      <a:avLst/>
                    </a:prstGeom>
                  </pic:spPr>
                </pic:pic>
              </a:graphicData>
            </a:graphic>
          </wp:inline>
        </w:drawing>
      </w:r>
    </w:p>
    <w:p w14:paraId="370FB32E" w14:textId="77777777" w:rsidR="001D3A9C" w:rsidRPr="009F2D87" w:rsidRDefault="001D3A9C" w:rsidP="009F2D87">
      <w:pPr>
        <w:pStyle w:val="BodyText"/>
        <w:spacing w:before="188" w:line="360" w:lineRule="auto"/>
        <w:ind w:right="12"/>
        <w:rPr>
          <w:lang w:val="vi-VN"/>
        </w:rPr>
      </w:pPr>
    </w:p>
    <w:p w14:paraId="30D9E5B9" w14:textId="1C8D872E" w:rsidR="00813F92" w:rsidRPr="009F2D87" w:rsidRDefault="00AA60C0" w:rsidP="00586FDD">
      <w:pPr>
        <w:pStyle w:val="BodyText"/>
        <w:spacing w:before="188" w:line="360" w:lineRule="auto"/>
        <w:ind w:right="12"/>
        <w:jc w:val="center"/>
        <w:rPr>
          <w:color w:val="212121"/>
        </w:rPr>
      </w:pPr>
      <w:r w:rsidRPr="009F2D87">
        <w:rPr>
          <w:noProof/>
          <w:color w:val="212121"/>
        </w:rPr>
        <w:lastRenderedPageBreak/>
        <w:drawing>
          <wp:inline distT="0" distB="0" distL="0" distR="0" wp14:anchorId="7C87B41E" wp14:editId="7D15DCE1">
            <wp:extent cx="3829247" cy="3848298"/>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2"/>
                    <a:stretch>
                      <a:fillRect/>
                    </a:stretch>
                  </pic:blipFill>
                  <pic:spPr>
                    <a:xfrm>
                      <a:off x="0" y="0"/>
                      <a:ext cx="3829247" cy="3848298"/>
                    </a:xfrm>
                    <a:prstGeom prst="rect">
                      <a:avLst/>
                    </a:prstGeom>
                  </pic:spPr>
                </pic:pic>
              </a:graphicData>
            </a:graphic>
          </wp:inline>
        </w:drawing>
      </w:r>
    </w:p>
    <w:p w14:paraId="3C7AA7CE" w14:textId="61B1F900" w:rsidR="00FF4703" w:rsidRPr="009F2D87" w:rsidRDefault="00FF4703" w:rsidP="00586FDD">
      <w:pPr>
        <w:pStyle w:val="BodyText"/>
        <w:numPr>
          <w:ilvl w:val="0"/>
          <w:numId w:val="39"/>
        </w:numPr>
        <w:spacing w:before="188" w:line="360" w:lineRule="auto"/>
        <w:ind w:left="1701" w:right="12" w:hanging="283"/>
        <w:jc w:val="left"/>
        <w:rPr>
          <w:noProof/>
        </w:rPr>
      </w:pPr>
      <w:r w:rsidRPr="009F2D87">
        <w:rPr>
          <w:noProof/>
        </w:rPr>
        <w:t xml:space="preserve">Hiển thị kết quả </w:t>
      </w:r>
    </w:p>
    <w:p w14:paraId="1FBA63B3" w14:textId="26CCB378" w:rsidR="002675AE" w:rsidRPr="009F2D87" w:rsidRDefault="005D52B5" w:rsidP="00586FDD">
      <w:pPr>
        <w:pStyle w:val="BodyText"/>
        <w:spacing w:before="188" w:line="360" w:lineRule="auto"/>
        <w:ind w:right="12"/>
        <w:jc w:val="center"/>
        <w:rPr>
          <w:noProof/>
        </w:rPr>
      </w:pPr>
      <w:r w:rsidRPr="009F2D87">
        <w:rPr>
          <w:noProof/>
        </w:rPr>
        <w:drawing>
          <wp:inline distT="0" distB="0" distL="0" distR="0" wp14:anchorId="160DDAB6" wp14:editId="775488EA">
            <wp:extent cx="6151880" cy="6451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1880" cy="645160"/>
                    </a:xfrm>
                    <a:prstGeom prst="rect">
                      <a:avLst/>
                    </a:prstGeom>
                  </pic:spPr>
                </pic:pic>
              </a:graphicData>
            </a:graphic>
          </wp:inline>
        </w:drawing>
      </w:r>
    </w:p>
    <w:p w14:paraId="48845BE2" w14:textId="201506C8" w:rsidR="00FF4703" w:rsidRPr="009F2D87" w:rsidRDefault="00FF4703" w:rsidP="00586FDD">
      <w:pPr>
        <w:pStyle w:val="BodyText"/>
        <w:numPr>
          <w:ilvl w:val="0"/>
          <w:numId w:val="39"/>
        </w:numPr>
        <w:spacing w:before="188" w:line="360" w:lineRule="auto"/>
        <w:ind w:left="1701" w:right="12" w:hanging="283"/>
        <w:jc w:val="left"/>
        <w:rPr>
          <w:noProof/>
        </w:rPr>
      </w:pPr>
      <w:r w:rsidRPr="009F2D87">
        <w:rPr>
          <w:noProof/>
        </w:rPr>
        <w:t>Hiển thị các thành phần của dữ liệu</w:t>
      </w:r>
    </w:p>
    <w:p w14:paraId="78D4B0EF" w14:textId="77777777" w:rsidR="009E159E" w:rsidRDefault="009E159E" w:rsidP="009E45CE">
      <w:pPr>
        <w:pStyle w:val="BodyText"/>
        <w:numPr>
          <w:ilvl w:val="0"/>
          <w:numId w:val="39"/>
        </w:numPr>
        <w:spacing w:before="188" w:line="360" w:lineRule="auto"/>
        <w:ind w:right="12"/>
        <w:jc w:val="left"/>
        <w:rPr>
          <w:ins w:id="41" w:author="{CDAB4F36-24E3-45B0-BC22-BE47D26808E3}" w:date="2022-12-21T00:21:00Z"/>
          <w:noProof/>
        </w:rPr>
      </w:pPr>
    </w:p>
    <w:p w14:paraId="3030FA6E" w14:textId="0B1C09B9" w:rsidR="005D52B5" w:rsidRPr="009F2D87" w:rsidRDefault="00484FE1" w:rsidP="00586FDD">
      <w:pPr>
        <w:pStyle w:val="BodyText"/>
        <w:spacing w:before="188" w:line="360" w:lineRule="auto"/>
        <w:ind w:right="12"/>
        <w:jc w:val="center"/>
        <w:rPr>
          <w:noProof/>
        </w:rPr>
      </w:pPr>
      <w:r w:rsidRPr="009F2D87">
        <w:rPr>
          <w:noProof/>
        </w:rPr>
        <w:drawing>
          <wp:inline distT="0" distB="0" distL="0" distR="0" wp14:anchorId="4DADC6D0" wp14:editId="1EB0F3C7">
            <wp:extent cx="6140766" cy="1695537"/>
            <wp:effectExtent l="0" t="0" r="0" b="0"/>
            <wp:docPr id="137" name="Picture 13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with low confidence"/>
                    <pic:cNvPicPr/>
                  </pic:nvPicPr>
                  <pic:blipFill>
                    <a:blip r:embed="rId64"/>
                    <a:stretch>
                      <a:fillRect/>
                    </a:stretch>
                  </pic:blipFill>
                  <pic:spPr>
                    <a:xfrm>
                      <a:off x="0" y="0"/>
                      <a:ext cx="6140766" cy="1695537"/>
                    </a:xfrm>
                    <a:prstGeom prst="rect">
                      <a:avLst/>
                    </a:prstGeom>
                  </pic:spPr>
                </pic:pic>
              </a:graphicData>
            </a:graphic>
          </wp:inline>
        </w:drawing>
      </w:r>
    </w:p>
    <w:p w14:paraId="18C5C2F9" w14:textId="7895A62D" w:rsidR="00FF4703" w:rsidRPr="009F2D87" w:rsidRDefault="00FF4703" w:rsidP="00DD7266">
      <w:pPr>
        <w:pStyle w:val="BodyText"/>
        <w:numPr>
          <w:ilvl w:val="0"/>
          <w:numId w:val="39"/>
        </w:numPr>
        <w:spacing w:before="188" w:line="360" w:lineRule="auto"/>
        <w:ind w:right="12"/>
        <w:jc w:val="left"/>
        <w:rPr>
          <w:noProof/>
        </w:rPr>
      </w:pPr>
      <w:r w:rsidRPr="009F2D87">
        <w:rPr>
          <w:noProof/>
        </w:rPr>
        <w:t>Kết quả cụm 1</w:t>
      </w:r>
    </w:p>
    <w:p w14:paraId="54E1011E" w14:textId="3738E503" w:rsidR="00F735B4" w:rsidRPr="009F2D87" w:rsidRDefault="00F735B4" w:rsidP="00586FDD">
      <w:pPr>
        <w:pStyle w:val="BodyText"/>
        <w:spacing w:before="188" w:line="360" w:lineRule="auto"/>
        <w:ind w:right="12"/>
        <w:jc w:val="center"/>
        <w:rPr>
          <w:noProof/>
        </w:rPr>
      </w:pPr>
      <w:r w:rsidRPr="009F2D87">
        <w:rPr>
          <w:noProof/>
        </w:rPr>
        <w:lastRenderedPageBreak/>
        <w:drawing>
          <wp:inline distT="0" distB="0" distL="0" distR="0" wp14:anchorId="1F11FB6F" wp14:editId="2A83ED3A">
            <wp:extent cx="6151880" cy="2463165"/>
            <wp:effectExtent l="0" t="0" r="0" b="0"/>
            <wp:docPr id="139" name="Picture 13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treemap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0C9DF592" w14:textId="3A67AF18" w:rsidR="00F735B4" w:rsidRPr="009F2D87" w:rsidRDefault="00A245C9" w:rsidP="00586FDD">
      <w:pPr>
        <w:pStyle w:val="BodyText"/>
        <w:spacing w:before="188" w:line="360" w:lineRule="auto"/>
        <w:ind w:right="12"/>
        <w:jc w:val="center"/>
        <w:rPr>
          <w:noProof/>
        </w:rPr>
      </w:pPr>
      <w:r w:rsidRPr="009F2D87">
        <w:rPr>
          <w:noProof/>
        </w:rPr>
        <w:drawing>
          <wp:inline distT="0" distB="0" distL="0" distR="0" wp14:anchorId="380D32F6" wp14:editId="312332C4">
            <wp:extent cx="6151880" cy="2463165"/>
            <wp:effectExtent l="0" t="0" r="0" b="0"/>
            <wp:docPr id="141" name="Picture 1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picture containing graphical user interfac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5558C2C5" w14:textId="5D20D10D" w:rsidR="009A6310" w:rsidRPr="009F2D87" w:rsidRDefault="009A6310" w:rsidP="00586FDD">
      <w:pPr>
        <w:pStyle w:val="BodyText"/>
        <w:spacing w:before="188" w:line="360" w:lineRule="auto"/>
        <w:ind w:right="12"/>
        <w:jc w:val="center"/>
        <w:rPr>
          <w:noProof/>
        </w:rPr>
      </w:pPr>
      <w:r w:rsidRPr="009F2D87">
        <w:rPr>
          <w:noProof/>
        </w:rPr>
        <w:drawing>
          <wp:inline distT="0" distB="0" distL="0" distR="0" wp14:anchorId="7D198E4F" wp14:editId="1ED6A631">
            <wp:extent cx="6151880" cy="2463165"/>
            <wp:effectExtent l="0" t="0" r="0" b="0"/>
            <wp:docPr id="143"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2A29400C" w14:textId="42DFAC6A" w:rsidR="00A538FA" w:rsidRPr="009F2D87" w:rsidRDefault="00A538FA" w:rsidP="00586FDD">
      <w:pPr>
        <w:pStyle w:val="BodyText"/>
        <w:spacing w:before="188" w:line="360" w:lineRule="auto"/>
        <w:ind w:right="12"/>
        <w:jc w:val="center"/>
        <w:rPr>
          <w:noProof/>
        </w:rPr>
      </w:pPr>
      <w:r w:rsidRPr="009F2D87">
        <w:rPr>
          <w:noProof/>
        </w:rPr>
        <w:lastRenderedPageBreak/>
        <w:drawing>
          <wp:inline distT="0" distB="0" distL="0" distR="0" wp14:anchorId="5E3A537A" wp14:editId="04E65FB8">
            <wp:extent cx="6151880" cy="2463165"/>
            <wp:effectExtent l="0" t="0" r="0" b="0"/>
            <wp:docPr id="145" name="Picture 1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10A97C04" w14:textId="73DDD5F8" w:rsidR="00B22D86" w:rsidRPr="009F2D87" w:rsidRDefault="00B22D86" w:rsidP="00586FDD">
      <w:pPr>
        <w:pStyle w:val="BodyText"/>
        <w:spacing w:before="188" w:line="360" w:lineRule="auto"/>
        <w:ind w:right="12"/>
        <w:jc w:val="center"/>
        <w:rPr>
          <w:noProof/>
        </w:rPr>
      </w:pPr>
      <w:r w:rsidRPr="009F2D87">
        <w:rPr>
          <w:noProof/>
        </w:rPr>
        <w:drawing>
          <wp:inline distT="0" distB="0" distL="0" distR="0" wp14:anchorId="3FF3836F" wp14:editId="323B9AB0">
            <wp:extent cx="6151880" cy="2463165"/>
            <wp:effectExtent l="0" t="0" r="0" b="0"/>
            <wp:docPr id="147" name="Picture 1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3C6C5194" w14:textId="77777777" w:rsidR="00F735B4" w:rsidRPr="009F2D87" w:rsidRDefault="00F735B4" w:rsidP="009F2D87">
      <w:pPr>
        <w:pStyle w:val="BodyText"/>
        <w:spacing w:before="188" w:line="360" w:lineRule="auto"/>
        <w:ind w:left="1440" w:right="12"/>
        <w:jc w:val="left"/>
        <w:rPr>
          <w:noProof/>
        </w:rPr>
      </w:pPr>
    </w:p>
    <w:p w14:paraId="4A48EBF4" w14:textId="2F3E0AD2" w:rsidR="00FF4703" w:rsidRPr="00586FDD" w:rsidRDefault="00FF4703" w:rsidP="00586FDD">
      <w:pPr>
        <w:pStyle w:val="BodyText"/>
        <w:numPr>
          <w:ilvl w:val="0"/>
          <w:numId w:val="37"/>
        </w:numPr>
        <w:spacing w:before="188" w:line="360" w:lineRule="auto"/>
        <w:ind w:left="1560" w:right="12"/>
        <w:jc w:val="left"/>
        <w:rPr>
          <w:b/>
          <w:bCs/>
        </w:rPr>
      </w:pPr>
      <w:r w:rsidRPr="00586FDD">
        <w:rPr>
          <w:b/>
          <w:bCs/>
        </w:rPr>
        <w:t>Cụm 2 :</w:t>
      </w:r>
    </w:p>
    <w:p w14:paraId="758E3B32" w14:textId="5CDA35EC" w:rsidR="00E4399E" w:rsidRPr="009F2D87" w:rsidRDefault="00E4399E" w:rsidP="00586FDD">
      <w:pPr>
        <w:pStyle w:val="BodyText"/>
        <w:spacing w:before="188" w:line="360" w:lineRule="auto"/>
        <w:ind w:right="12"/>
        <w:jc w:val="center"/>
      </w:pPr>
      <w:r w:rsidRPr="009F2D87">
        <w:rPr>
          <w:noProof/>
        </w:rPr>
        <w:lastRenderedPageBreak/>
        <w:drawing>
          <wp:inline distT="0" distB="0" distL="0" distR="0" wp14:anchorId="3A538D2E" wp14:editId="325BED83">
            <wp:extent cx="3873699" cy="4750044"/>
            <wp:effectExtent l="0" t="0" r="0" b="0"/>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70"/>
                    <a:stretch>
                      <a:fillRect/>
                    </a:stretch>
                  </pic:blipFill>
                  <pic:spPr>
                    <a:xfrm>
                      <a:off x="0" y="0"/>
                      <a:ext cx="3873699" cy="4750044"/>
                    </a:xfrm>
                    <a:prstGeom prst="rect">
                      <a:avLst/>
                    </a:prstGeom>
                  </pic:spPr>
                </pic:pic>
              </a:graphicData>
            </a:graphic>
          </wp:inline>
        </w:drawing>
      </w:r>
    </w:p>
    <w:p w14:paraId="4F003BB3" w14:textId="77777777" w:rsidR="00287004" w:rsidRPr="009F2D87" w:rsidRDefault="00287004" w:rsidP="009F2D87">
      <w:pPr>
        <w:pStyle w:val="BodyText"/>
        <w:spacing w:before="188" w:line="360" w:lineRule="auto"/>
        <w:ind w:left="1440" w:right="12"/>
        <w:jc w:val="left"/>
      </w:pPr>
    </w:p>
    <w:p w14:paraId="13DFC532" w14:textId="0E8980D8" w:rsidR="00287004" w:rsidRPr="009F2D87" w:rsidRDefault="00287004" w:rsidP="00586FDD">
      <w:pPr>
        <w:pStyle w:val="BodyText"/>
        <w:spacing w:before="188" w:line="360" w:lineRule="auto"/>
        <w:ind w:right="12"/>
        <w:jc w:val="center"/>
      </w:pPr>
      <w:r w:rsidRPr="009F2D87">
        <w:rPr>
          <w:noProof/>
        </w:rPr>
        <w:lastRenderedPageBreak/>
        <w:drawing>
          <wp:inline distT="0" distB="0" distL="0" distR="0" wp14:anchorId="4C208C8D" wp14:editId="17BCCBE6">
            <wp:extent cx="3759393" cy="4559534"/>
            <wp:effectExtent l="0" t="0" r="0" b="0"/>
            <wp:docPr id="149" name="Picture 1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ext&#10;&#10;Description automatically generated"/>
                    <pic:cNvPicPr/>
                  </pic:nvPicPr>
                  <pic:blipFill>
                    <a:blip r:embed="rId71"/>
                    <a:stretch>
                      <a:fillRect/>
                    </a:stretch>
                  </pic:blipFill>
                  <pic:spPr>
                    <a:xfrm>
                      <a:off x="0" y="0"/>
                      <a:ext cx="3759393" cy="4559534"/>
                    </a:xfrm>
                    <a:prstGeom prst="rect">
                      <a:avLst/>
                    </a:prstGeom>
                  </pic:spPr>
                </pic:pic>
              </a:graphicData>
            </a:graphic>
          </wp:inline>
        </w:drawing>
      </w:r>
    </w:p>
    <w:p w14:paraId="79D496B9" w14:textId="3392E983" w:rsidR="00287004" w:rsidRPr="009F2D87" w:rsidRDefault="00982795" w:rsidP="00586FDD">
      <w:pPr>
        <w:pStyle w:val="BodyText"/>
        <w:spacing w:before="188" w:line="360" w:lineRule="auto"/>
        <w:ind w:right="12"/>
        <w:jc w:val="center"/>
      </w:pPr>
      <w:r w:rsidRPr="009F2D87">
        <w:rPr>
          <w:noProof/>
        </w:rPr>
        <w:drawing>
          <wp:inline distT="0" distB="0" distL="0" distR="0" wp14:anchorId="261511AB" wp14:editId="1153A71D">
            <wp:extent cx="3549832" cy="1524078"/>
            <wp:effectExtent l="0" t="0" r="0" b="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72"/>
                    <a:stretch>
                      <a:fillRect/>
                    </a:stretch>
                  </pic:blipFill>
                  <pic:spPr>
                    <a:xfrm>
                      <a:off x="0" y="0"/>
                      <a:ext cx="3549832" cy="1524078"/>
                    </a:xfrm>
                    <a:prstGeom prst="rect">
                      <a:avLst/>
                    </a:prstGeom>
                  </pic:spPr>
                </pic:pic>
              </a:graphicData>
            </a:graphic>
          </wp:inline>
        </w:drawing>
      </w:r>
    </w:p>
    <w:p w14:paraId="6A90BCD1" w14:textId="5B73F0A8"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t xml:space="preserve">Hiển thị kết quả </w:t>
      </w:r>
      <w:r w:rsidR="00BC569B" w:rsidRPr="009F2D87">
        <w:rPr>
          <w:noProof/>
        </w:rPr>
        <w:t>10 dòng đầu</w:t>
      </w:r>
    </w:p>
    <w:p w14:paraId="1A447FF5" w14:textId="24EE50FB" w:rsidR="008B4233" w:rsidRPr="009F2D87" w:rsidRDefault="008B4233" w:rsidP="00586FDD">
      <w:pPr>
        <w:pStyle w:val="BodyText"/>
        <w:spacing w:before="188" w:line="360" w:lineRule="auto"/>
        <w:ind w:right="12"/>
        <w:jc w:val="center"/>
        <w:rPr>
          <w:noProof/>
        </w:rPr>
      </w:pPr>
      <w:r w:rsidRPr="009F2D87">
        <w:rPr>
          <w:noProof/>
        </w:rPr>
        <w:drawing>
          <wp:inline distT="0" distB="0" distL="0" distR="0" wp14:anchorId="65A583A6" wp14:editId="216D7598">
            <wp:extent cx="5874052" cy="1682836"/>
            <wp:effectExtent l="0" t="0" r="0" b="0"/>
            <wp:docPr id="151" name="Picture 1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able&#10;&#10;Description automatically generated"/>
                    <pic:cNvPicPr/>
                  </pic:nvPicPr>
                  <pic:blipFill>
                    <a:blip r:embed="rId73"/>
                    <a:stretch>
                      <a:fillRect/>
                    </a:stretch>
                  </pic:blipFill>
                  <pic:spPr>
                    <a:xfrm>
                      <a:off x="0" y="0"/>
                      <a:ext cx="5874052" cy="1682836"/>
                    </a:xfrm>
                    <a:prstGeom prst="rect">
                      <a:avLst/>
                    </a:prstGeom>
                  </pic:spPr>
                </pic:pic>
              </a:graphicData>
            </a:graphic>
          </wp:inline>
        </w:drawing>
      </w:r>
    </w:p>
    <w:p w14:paraId="4DA87B36" w14:textId="6FB006F5"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lastRenderedPageBreak/>
        <w:t>Hiển thị các thành phần của dữ liệu</w:t>
      </w:r>
    </w:p>
    <w:p w14:paraId="39B20524" w14:textId="0D4E1EAE" w:rsidR="000F47BA" w:rsidRPr="009F2D87" w:rsidRDefault="000F47BA" w:rsidP="00586FDD">
      <w:pPr>
        <w:pStyle w:val="BodyText"/>
        <w:spacing w:before="188" w:line="360" w:lineRule="auto"/>
        <w:ind w:right="12"/>
        <w:jc w:val="center"/>
        <w:rPr>
          <w:noProof/>
        </w:rPr>
      </w:pPr>
      <w:r w:rsidRPr="009F2D87">
        <w:rPr>
          <w:noProof/>
        </w:rPr>
        <w:drawing>
          <wp:inline distT="0" distB="0" distL="0" distR="0" wp14:anchorId="08FBB08D" wp14:editId="25D75D12">
            <wp:extent cx="6151880" cy="189230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able&#10;&#10;Description automatically generated"/>
                    <pic:cNvPicPr/>
                  </pic:nvPicPr>
                  <pic:blipFill>
                    <a:blip r:embed="rId74"/>
                    <a:stretch>
                      <a:fillRect/>
                    </a:stretch>
                  </pic:blipFill>
                  <pic:spPr>
                    <a:xfrm>
                      <a:off x="0" y="0"/>
                      <a:ext cx="6151880" cy="1892300"/>
                    </a:xfrm>
                    <a:prstGeom prst="rect">
                      <a:avLst/>
                    </a:prstGeom>
                  </pic:spPr>
                </pic:pic>
              </a:graphicData>
            </a:graphic>
          </wp:inline>
        </w:drawing>
      </w:r>
    </w:p>
    <w:p w14:paraId="538BA5ED" w14:textId="0B73A32F"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t xml:space="preserve">Kết quả cụm </w:t>
      </w:r>
      <w:r w:rsidR="00417408" w:rsidRPr="009F2D87">
        <w:rPr>
          <w:noProof/>
        </w:rPr>
        <w:t>2</w:t>
      </w:r>
    </w:p>
    <w:p w14:paraId="2BF1BC51" w14:textId="77777777" w:rsidR="00DC21E0" w:rsidRDefault="00DC21E0" w:rsidP="009E45CE">
      <w:pPr>
        <w:pStyle w:val="BodyText"/>
        <w:numPr>
          <w:ilvl w:val="0"/>
          <w:numId w:val="38"/>
        </w:numPr>
        <w:spacing w:before="188" w:line="360" w:lineRule="auto"/>
        <w:ind w:right="12"/>
        <w:jc w:val="left"/>
        <w:rPr>
          <w:ins w:id="42" w:author="{CDAB4F36-24E3-45B0-BC22-BE47D26808E3}" w:date="2022-12-21T00:23:00Z"/>
          <w:noProof/>
        </w:rPr>
      </w:pPr>
    </w:p>
    <w:p w14:paraId="5B5E9FFA" w14:textId="780ACA25" w:rsidR="006156D6" w:rsidRPr="009F2D87" w:rsidRDefault="006156D6" w:rsidP="00586FDD">
      <w:pPr>
        <w:pStyle w:val="BodyText"/>
        <w:spacing w:before="188" w:line="360" w:lineRule="auto"/>
        <w:ind w:right="12"/>
        <w:jc w:val="center"/>
        <w:rPr>
          <w:noProof/>
        </w:rPr>
      </w:pPr>
      <w:r w:rsidRPr="009F2D87">
        <w:rPr>
          <w:noProof/>
        </w:rPr>
        <w:drawing>
          <wp:inline distT="0" distB="0" distL="0" distR="0" wp14:anchorId="6F14F3BC" wp14:editId="5D078EB7">
            <wp:extent cx="6151880" cy="2449195"/>
            <wp:effectExtent l="0" t="0" r="0" b="0"/>
            <wp:docPr id="153" name="Picture 1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Chart, histo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1880" cy="2449195"/>
                    </a:xfrm>
                    <a:prstGeom prst="rect">
                      <a:avLst/>
                    </a:prstGeom>
                    <a:noFill/>
                    <a:ln>
                      <a:noFill/>
                    </a:ln>
                  </pic:spPr>
                </pic:pic>
              </a:graphicData>
            </a:graphic>
          </wp:inline>
        </w:drawing>
      </w:r>
    </w:p>
    <w:p w14:paraId="2273E01D" w14:textId="06F05D3F" w:rsidR="0077262E" w:rsidRPr="009F2D87" w:rsidRDefault="0077262E" w:rsidP="00586FDD">
      <w:pPr>
        <w:pStyle w:val="BodyText"/>
        <w:spacing w:before="188" w:line="360" w:lineRule="auto"/>
        <w:ind w:right="12"/>
        <w:jc w:val="center"/>
        <w:rPr>
          <w:noProof/>
        </w:rPr>
      </w:pPr>
      <w:r w:rsidRPr="009F2D87">
        <w:rPr>
          <w:noProof/>
        </w:rPr>
        <w:drawing>
          <wp:inline distT="0" distB="0" distL="0" distR="0" wp14:anchorId="29472CA1" wp14:editId="44679886">
            <wp:extent cx="6151880" cy="2449195"/>
            <wp:effectExtent l="0" t="0" r="0" b="0"/>
            <wp:docPr id="154" name="Picture 1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bar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51880" cy="2449195"/>
                    </a:xfrm>
                    <a:prstGeom prst="rect">
                      <a:avLst/>
                    </a:prstGeom>
                    <a:noFill/>
                    <a:ln>
                      <a:noFill/>
                    </a:ln>
                  </pic:spPr>
                </pic:pic>
              </a:graphicData>
            </a:graphic>
          </wp:inline>
        </w:drawing>
      </w:r>
    </w:p>
    <w:p w14:paraId="22113192" w14:textId="699F89C9" w:rsidR="009537D9" w:rsidRPr="009F2D87" w:rsidRDefault="009537D9" w:rsidP="009F2D87">
      <w:pPr>
        <w:pStyle w:val="BodyText"/>
        <w:spacing w:before="188" w:line="360" w:lineRule="auto"/>
        <w:ind w:left="720" w:right="12"/>
        <w:jc w:val="left"/>
        <w:rPr>
          <w:noProof/>
        </w:rPr>
      </w:pPr>
      <w:r w:rsidRPr="009F2D87">
        <w:rPr>
          <w:noProof/>
        </w:rPr>
        <w:lastRenderedPageBreak/>
        <w:drawing>
          <wp:inline distT="0" distB="0" distL="0" distR="0" wp14:anchorId="752BBE29" wp14:editId="1D8CC267">
            <wp:extent cx="6151880" cy="5321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51880" cy="532130"/>
                    </a:xfrm>
                    <a:prstGeom prst="rect">
                      <a:avLst/>
                    </a:prstGeom>
                    <a:noFill/>
                    <a:ln>
                      <a:noFill/>
                    </a:ln>
                  </pic:spPr>
                </pic:pic>
              </a:graphicData>
            </a:graphic>
          </wp:inline>
        </w:drawing>
      </w:r>
    </w:p>
    <w:p w14:paraId="7F70E081" w14:textId="618613B0" w:rsidR="009537D9" w:rsidRPr="009F2D87" w:rsidRDefault="00B41676" w:rsidP="00586FDD">
      <w:pPr>
        <w:pStyle w:val="BodyText"/>
        <w:spacing w:before="188" w:line="360" w:lineRule="auto"/>
        <w:ind w:right="12"/>
        <w:jc w:val="center"/>
        <w:rPr>
          <w:noProof/>
        </w:rPr>
      </w:pPr>
      <w:r w:rsidRPr="009F2D87">
        <w:rPr>
          <w:noProof/>
        </w:rPr>
        <w:drawing>
          <wp:inline distT="0" distB="0" distL="0" distR="0" wp14:anchorId="3555A4F4" wp14:editId="2F7CF9DA">
            <wp:extent cx="6151880" cy="2426970"/>
            <wp:effectExtent l="0" t="0" r="0" b="0"/>
            <wp:docPr id="156" name="Picture 1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histo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1880" cy="2426970"/>
                    </a:xfrm>
                    <a:prstGeom prst="rect">
                      <a:avLst/>
                    </a:prstGeom>
                    <a:noFill/>
                    <a:ln>
                      <a:noFill/>
                    </a:ln>
                  </pic:spPr>
                </pic:pic>
              </a:graphicData>
            </a:graphic>
          </wp:inline>
        </w:drawing>
      </w:r>
    </w:p>
    <w:p w14:paraId="06B766E0" w14:textId="50B835CE" w:rsidR="006156D6" w:rsidRPr="009F2D87" w:rsidRDefault="000C4CF9" w:rsidP="00586FDD">
      <w:pPr>
        <w:pStyle w:val="BodyText"/>
        <w:spacing w:before="188" w:line="360" w:lineRule="auto"/>
        <w:ind w:right="12"/>
        <w:jc w:val="center"/>
        <w:rPr>
          <w:noProof/>
        </w:rPr>
      </w:pPr>
      <w:r w:rsidRPr="009F2D87">
        <w:rPr>
          <w:noProof/>
        </w:rPr>
        <w:drawing>
          <wp:inline distT="0" distB="0" distL="0" distR="0" wp14:anchorId="1AA18799" wp14:editId="35237E9E">
            <wp:extent cx="6151880" cy="974725"/>
            <wp:effectExtent l="0" t="0" r="0" b="0"/>
            <wp:docPr id="157" name="Picture 1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picture containing graphical user interfac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51880" cy="974725"/>
                    </a:xfrm>
                    <a:prstGeom prst="rect">
                      <a:avLst/>
                    </a:prstGeom>
                    <a:noFill/>
                    <a:ln>
                      <a:noFill/>
                    </a:ln>
                  </pic:spPr>
                </pic:pic>
              </a:graphicData>
            </a:graphic>
          </wp:inline>
        </w:drawing>
      </w:r>
    </w:p>
    <w:p w14:paraId="5811BAE4" w14:textId="59B761E6" w:rsidR="00FF4703" w:rsidRPr="009F2D87" w:rsidRDefault="00FF4703" w:rsidP="00586FDD">
      <w:pPr>
        <w:pStyle w:val="BodyText"/>
        <w:numPr>
          <w:ilvl w:val="0"/>
          <w:numId w:val="37"/>
        </w:numPr>
        <w:spacing w:before="188" w:line="360" w:lineRule="auto"/>
        <w:ind w:left="1560" w:right="12"/>
        <w:jc w:val="left"/>
      </w:pPr>
      <w:r w:rsidRPr="00586FDD">
        <w:rPr>
          <w:b/>
          <w:bCs/>
        </w:rPr>
        <w:t>Cụm 3</w:t>
      </w:r>
      <w:r w:rsidRPr="009F2D87">
        <w:t xml:space="preserve"> :</w:t>
      </w:r>
    </w:p>
    <w:p w14:paraId="48CCD192" w14:textId="5CFB1E7F" w:rsidR="007F6E94" w:rsidRPr="009F2D87" w:rsidRDefault="007F6E94" w:rsidP="00586FDD">
      <w:pPr>
        <w:pStyle w:val="BodyText"/>
        <w:spacing w:before="188" w:line="360" w:lineRule="auto"/>
        <w:ind w:right="12"/>
        <w:jc w:val="center"/>
      </w:pPr>
      <w:r w:rsidRPr="009F2D87">
        <w:rPr>
          <w:noProof/>
        </w:rPr>
        <w:lastRenderedPageBreak/>
        <w:drawing>
          <wp:inline distT="0" distB="0" distL="0" distR="0" wp14:anchorId="28CDE19A" wp14:editId="7D54A742">
            <wp:extent cx="4121362" cy="3873699"/>
            <wp:effectExtent l="0" t="0" r="0" b="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80"/>
                    <a:stretch>
                      <a:fillRect/>
                    </a:stretch>
                  </pic:blipFill>
                  <pic:spPr>
                    <a:xfrm>
                      <a:off x="0" y="0"/>
                      <a:ext cx="4121362" cy="3873699"/>
                    </a:xfrm>
                    <a:prstGeom prst="rect">
                      <a:avLst/>
                    </a:prstGeom>
                  </pic:spPr>
                </pic:pic>
              </a:graphicData>
            </a:graphic>
          </wp:inline>
        </w:drawing>
      </w:r>
    </w:p>
    <w:p w14:paraId="596E98E7" w14:textId="5FD74D83" w:rsidR="007F6E94" w:rsidRPr="009F2D87" w:rsidRDefault="00340A72" w:rsidP="00586FDD">
      <w:pPr>
        <w:pStyle w:val="BodyText"/>
        <w:spacing w:before="188" w:line="360" w:lineRule="auto"/>
        <w:ind w:right="12"/>
        <w:jc w:val="center"/>
      </w:pPr>
      <w:r w:rsidRPr="009F2D87">
        <w:rPr>
          <w:noProof/>
        </w:rPr>
        <w:drawing>
          <wp:inline distT="0" distB="0" distL="0" distR="0" wp14:anchorId="736312D6" wp14:editId="3AD6925B">
            <wp:extent cx="4007056" cy="4400776"/>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81"/>
                    <a:stretch>
                      <a:fillRect/>
                    </a:stretch>
                  </pic:blipFill>
                  <pic:spPr>
                    <a:xfrm>
                      <a:off x="0" y="0"/>
                      <a:ext cx="4007056" cy="4400776"/>
                    </a:xfrm>
                    <a:prstGeom prst="rect">
                      <a:avLst/>
                    </a:prstGeom>
                  </pic:spPr>
                </pic:pic>
              </a:graphicData>
            </a:graphic>
          </wp:inline>
        </w:drawing>
      </w:r>
    </w:p>
    <w:p w14:paraId="69D295BF" w14:textId="0AD990D0" w:rsidR="00340A72" w:rsidRPr="009F2D87" w:rsidRDefault="00990D88" w:rsidP="00586FDD">
      <w:pPr>
        <w:pStyle w:val="BodyText"/>
        <w:spacing w:before="188" w:line="360" w:lineRule="auto"/>
        <w:ind w:right="12"/>
        <w:jc w:val="center"/>
      </w:pPr>
      <w:r w:rsidRPr="009F2D87">
        <w:rPr>
          <w:noProof/>
        </w:rPr>
        <w:lastRenderedPageBreak/>
        <w:drawing>
          <wp:inline distT="0" distB="0" distL="0" distR="0" wp14:anchorId="39198D96" wp14:editId="24597714">
            <wp:extent cx="4159464" cy="4654789"/>
            <wp:effectExtent l="0" t="0" r="0" b="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82"/>
                    <a:stretch>
                      <a:fillRect/>
                    </a:stretch>
                  </pic:blipFill>
                  <pic:spPr>
                    <a:xfrm>
                      <a:off x="0" y="0"/>
                      <a:ext cx="4159464" cy="4654789"/>
                    </a:xfrm>
                    <a:prstGeom prst="rect">
                      <a:avLst/>
                    </a:prstGeom>
                  </pic:spPr>
                </pic:pic>
              </a:graphicData>
            </a:graphic>
          </wp:inline>
        </w:drawing>
      </w:r>
    </w:p>
    <w:p w14:paraId="29366C16" w14:textId="2F2B7B46" w:rsidR="00990D88" w:rsidRPr="009F2D87" w:rsidRDefault="00560BAC" w:rsidP="00586FDD">
      <w:pPr>
        <w:pStyle w:val="BodyText"/>
        <w:spacing w:before="188" w:line="360" w:lineRule="auto"/>
        <w:ind w:right="12"/>
        <w:jc w:val="center"/>
      </w:pPr>
      <w:r w:rsidRPr="009F2D87">
        <w:rPr>
          <w:noProof/>
        </w:rPr>
        <w:drawing>
          <wp:inline distT="0" distB="0" distL="0" distR="0" wp14:anchorId="7F717F60" wp14:editId="4030778B">
            <wp:extent cx="4248368" cy="1886047"/>
            <wp:effectExtent l="0" t="0" r="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83"/>
                    <a:stretch>
                      <a:fillRect/>
                    </a:stretch>
                  </pic:blipFill>
                  <pic:spPr>
                    <a:xfrm>
                      <a:off x="0" y="0"/>
                      <a:ext cx="4248368" cy="1886047"/>
                    </a:xfrm>
                    <a:prstGeom prst="rect">
                      <a:avLst/>
                    </a:prstGeom>
                  </pic:spPr>
                </pic:pic>
              </a:graphicData>
            </a:graphic>
          </wp:inline>
        </w:drawing>
      </w:r>
      <w:r w:rsidRPr="009F2D87">
        <w:rPr>
          <w:noProof/>
        </w:rPr>
        <w:lastRenderedPageBreak/>
        <w:drawing>
          <wp:inline distT="0" distB="0" distL="0" distR="0" wp14:anchorId="1B4D7F39" wp14:editId="07167DF6">
            <wp:extent cx="4248368" cy="1886047"/>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83"/>
                    <a:stretch>
                      <a:fillRect/>
                    </a:stretch>
                  </pic:blipFill>
                  <pic:spPr>
                    <a:xfrm>
                      <a:off x="0" y="0"/>
                      <a:ext cx="4248368" cy="1886047"/>
                    </a:xfrm>
                    <a:prstGeom prst="rect">
                      <a:avLst/>
                    </a:prstGeom>
                  </pic:spPr>
                </pic:pic>
              </a:graphicData>
            </a:graphic>
          </wp:inline>
        </w:drawing>
      </w:r>
    </w:p>
    <w:p w14:paraId="3B3BB3F7" w14:textId="03AA66BF"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t xml:space="preserve">Hiển thị kết quả </w:t>
      </w:r>
    </w:p>
    <w:p w14:paraId="54473778" w14:textId="22214A40" w:rsidR="002372D7" w:rsidRPr="009F2D87" w:rsidRDefault="002372D7" w:rsidP="009F2D87">
      <w:pPr>
        <w:pStyle w:val="BodyText"/>
        <w:spacing w:before="188" w:line="360" w:lineRule="auto"/>
        <w:ind w:left="1440" w:right="12"/>
        <w:jc w:val="left"/>
        <w:rPr>
          <w:noProof/>
        </w:rPr>
      </w:pPr>
      <w:r w:rsidRPr="009F2D87">
        <w:rPr>
          <w:noProof/>
        </w:rPr>
        <w:drawing>
          <wp:inline distT="0" distB="0" distL="0" distR="0" wp14:anchorId="722A2F92" wp14:editId="66DFA362">
            <wp:extent cx="6151880" cy="796290"/>
            <wp:effectExtent l="0" t="0" r="0" b="0"/>
            <wp:docPr id="163" name="Picture 16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picture containing calendar&#10;&#10;Description automatically generated"/>
                    <pic:cNvPicPr/>
                  </pic:nvPicPr>
                  <pic:blipFill>
                    <a:blip r:embed="rId84"/>
                    <a:stretch>
                      <a:fillRect/>
                    </a:stretch>
                  </pic:blipFill>
                  <pic:spPr>
                    <a:xfrm>
                      <a:off x="0" y="0"/>
                      <a:ext cx="6151880" cy="796290"/>
                    </a:xfrm>
                    <a:prstGeom prst="rect">
                      <a:avLst/>
                    </a:prstGeom>
                  </pic:spPr>
                </pic:pic>
              </a:graphicData>
            </a:graphic>
          </wp:inline>
        </w:drawing>
      </w:r>
    </w:p>
    <w:p w14:paraId="7C73DD39" w14:textId="3B345686"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t>Hiển thị các thành phần của dữ liệu</w:t>
      </w:r>
    </w:p>
    <w:p w14:paraId="13B60F4E" w14:textId="1ECC1FFE" w:rsidR="00047DB9" w:rsidRPr="009F2D87" w:rsidRDefault="00047DB9" w:rsidP="00586FDD">
      <w:pPr>
        <w:pStyle w:val="BodyText"/>
        <w:spacing w:before="188" w:line="360" w:lineRule="auto"/>
        <w:ind w:right="12"/>
        <w:jc w:val="center"/>
        <w:rPr>
          <w:noProof/>
        </w:rPr>
      </w:pPr>
      <w:r w:rsidRPr="009F2D87">
        <w:rPr>
          <w:noProof/>
        </w:rPr>
        <w:drawing>
          <wp:inline distT="0" distB="0" distL="0" distR="0" wp14:anchorId="649AD667" wp14:editId="5C880FDD">
            <wp:extent cx="6151880" cy="2007235"/>
            <wp:effectExtent l="0" t="0" r="0" b="0"/>
            <wp:docPr id="164" name="Picture 1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able&#10;&#10;Description automatically generated"/>
                    <pic:cNvPicPr/>
                  </pic:nvPicPr>
                  <pic:blipFill>
                    <a:blip r:embed="rId85"/>
                    <a:stretch>
                      <a:fillRect/>
                    </a:stretch>
                  </pic:blipFill>
                  <pic:spPr>
                    <a:xfrm>
                      <a:off x="0" y="0"/>
                      <a:ext cx="6151880" cy="2007235"/>
                    </a:xfrm>
                    <a:prstGeom prst="rect">
                      <a:avLst/>
                    </a:prstGeom>
                  </pic:spPr>
                </pic:pic>
              </a:graphicData>
            </a:graphic>
          </wp:inline>
        </w:drawing>
      </w:r>
      <w:r w:rsidRPr="009F2D87">
        <w:rPr>
          <w:noProof/>
        </w:rPr>
        <w:drawing>
          <wp:inline distT="0" distB="0" distL="0" distR="0" wp14:anchorId="3A0E7C96" wp14:editId="755FC9B9">
            <wp:extent cx="6151880" cy="2007235"/>
            <wp:effectExtent l="0" t="0" r="0" b="0"/>
            <wp:docPr id="165" name="Picture 1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able&#10;&#10;Description automatically generated"/>
                    <pic:cNvPicPr/>
                  </pic:nvPicPr>
                  <pic:blipFill>
                    <a:blip r:embed="rId85"/>
                    <a:stretch>
                      <a:fillRect/>
                    </a:stretch>
                  </pic:blipFill>
                  <pic:spPr>
                    <a:xfrm>
                      <a:off x="0" y="0"/>
                      <a:ext cx="6151880" cy="2007235"/>
                    </a:xfrm>
                    <a:prstGeom prst="rect">
                      <a:avLst/>
                    </a:prstGeom>
                  </pic:spPr>
                </pic:pic>
              </a:graphicData>
            </a:graphic>
          </wp:inline>
        </w:drawing>
      </w:r>
    </w:p>
    <w:p w14:paraId="03FAD364" w14:textId="5C80045D"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t xml:space="preserve">Kết quả cụm </w:t>
      </w:r>
      <w:r w:rsidR="00E449F0" w:rsidRPr="009F2D87">
        <w:rPr>
          <w:noProof/>
        </w:rPr>
        <w:t>3</w:t>
      </w:r>
    </w:p>
    <w:p w14:paraId="635227A8" w14:textId="49D0C4FA" w:rsidR="009A3E96" w:rsidRPr="009F2D87" w:rsidRDefault="009A3E96" w:rsidP="00586FDD">
      <w:pPr>
        <w:pStyle w:val="BodyText"/>
        <w:spacing w:before="188" w:line="360" w:lineRule="auto"/>
        <w:ind w:right="12"/>
        <w:jc w:val="center"/>
        <w:rPr>
          <w:noProof/>
        </w:rPr>
      </w:pPr>
      <w:r w:rsidRPr="009F2D87">
        <w:rPr>
          <w:noProof/>
        </w:rPr>
        <w:lastRenderedPageBreak/>
        <w:drawing>
          <wp:inline distT="0" distB="0" distL="0" distR="0" wp14:anchorId="7669C3F1" wp14:editId="0E4F51CF">
            <wp:extent cx="6151880" cy="2463165"/>
            <wp:effectExtent l="0" t="0" r="0" b="0"/>
            <wp:docPr id="166" name="Picture 16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Chart, treemap 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31832E7C" w14:textId="57091966" w:rsidR="009A3E96" w:rsidRPr="009F2D87" w:rsidRDefault="00DA47DB" w:rsidP="00586FDD">
      <w:pPr>
        <w:pStyle w:val="BodyText"/>
        <w:spacing w:before="188" w:line="360" w:lineRule="auto"/>
        <w:ind w:right="12"/>
        <w:jc w:val="center"/>
        <w:rPr>
          <w:noProof/>
        </w:rPr>
      </w:pPr>
      <w:r w:rsidRPr="009F2D87">
        <w:rPr>
          <w:noProof/>
        </w:rPr>
        <w:drawing>
          <wp:inline distT="0" distB="0" distL="0" distR="0" wp14:anchorId="4B20B5F0" wp14:editId="3E28933F">
            <wp:extent cx="6151880" cy="2463165"/>
            <wp:effectExtent l="0" t="0" r="0" b="0"/>
            <wp:docPr id="167" name="Picture 1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2E63F7FB" w14:textId="1C034240" w:rsidR="00DA47DB" w:rsidRPr="009F2D87" w:rsidRDefault="0055609B" w:rsidP="00586FDD">
      <w:pPr>
        <w:pStyle w:val="BodyText"/>
        <w:spacing w:before="188" w:line="360" w:lineRule="auto"/>
        <w:ind w:right="12"/>
        <w:jc w:val="center"/>
        <w:rPr>
          <w:noProof/>
        </w:rPr>
      </w:pPr>
      <w:r w:rsidRPr="009F2D87">
        <w:rPr>
          <w:noProof/>
        </w:rPr>
        <w:drawing>
          <wp:inline distT="0" distB="0" distL="0" distR="0" wp14:anchorId="2B372FD1" wp14:editId="5E0E21B2">
            <wp:extent cx="6151880" cy="2463165"/>
            <wp:effectExtent l="0" t="0" r="0" b="0"/>
            <wp:docPr id="168" name="Picture 16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554A60D6" w14:textId="2F1B9F72" w:rsidR="001175D9" w:rsidRPr="009F2D87" w:rsidRDefault="001175D9" w:rsidP="00586FDD">
      <w:pPr>
        <w:pStyle w:val="BodyText"/>
        <w:spacing w:before="188" w:line="360" w:lineRule="auto"/>
        <w:ind w:right="12"/>
        <w:jc w:val="center"/>
        <w:rPr>
          <w:noProof/>
        </w:rPr>
      </w:pPr>
      <w:r w:rsidRPr="009F2D87">
        <w:rPr>
          <w:noProof/>
        </w:rPr>
        <w:lastRenderedPageBreak/>
        <w:drawing>
          <wp:inline distT="0" distB="0" distL="0" distR="0" wp14:anchorId="4840188D" wp14:editId="187BF7FB">
            <wp:extent cx="6151880" cy="2463165"/>
            <wp:effectExtent l="0" t="0" r="0" b="0"/>
            <wp:docPr id="169" name="Picture 16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hart&#10;&#10;Description automatically generated with low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r w:rsidR="00CC251E" w:rsidRPr="009F2D87">
        <w:rPr>
          <w:noProof/>
        </w:rPr>
        <w:drawing>
          <wp:inline distT="0" distB="0" distL="0" distR="0" wp14:anchorId="30303896" wp14:editId="773D30CA">
            <wp:extent cx="6151880" cy="2463165"/>
            <wp:effectExtent l="0" t="0" r="0" b="0"/>
            <wp:docPr id="171" name="Picture 17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 picture containing graphical user interfac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2A2B8855" w14:textId="74419762" w:rsidR="00FF4703" w:rsidRPr="00586FDD" w:rsidRDefault="00FF4703" w:rsidP="00DD7266">
      <w:pPr>
        <w:pStyle w:val="BodyText"/>
        <w:numPr>
          <w:ilvl w:val="0"/>
          <w:numId w:val="37"/>
        </w:numPr>
        <w:spacing w:before="188" w:line="360" w:lineRule="auto"/>
        <w:ind w:right="12"/>
        <w:jc w:val="left"/>
        <w:rPr>
          <w:b/>
          <w:bCs/>
        </w:rPr>
      </w:pPr>
      <w:r w:rsidRPr="00586FDD">
        <w:rPr>
          <w:b/>
          <w:bCs/>
        </w:rPr>
        <w:t>Cụm 4 :</w:t>
      </w:r>
    </w:p>
    <w:p w14:paraId="0AE993A1" w14:textId="6E3F41C2" w:rsidR="00475F35" w:rsidRPr="009F2D87" w:rsidRDefault="00475F35" w:rsidP="00586FDD">
      <w:pPr>
        <w:pStyle w:val="BodyText"/>
        <w:spacing w:before="188" w:line="360" w:lineRule="auto"/>
        <w:ind w:right="12"/>
        <w:jc w:val="center"/>
      </w:pPr>
      <w:r w:rsidRPr="009F2D87">
        <w:rPr>
          <w:noProof/>
        </w:rPr>
        <w:lastRenderedPageBreak/>
        <w:drawing>
          <wp:inline distT="0" distB="0" distL="0" distR="0" wp14:anchorId="0BCA9130" wp14:editId="75308C84">
            <wp:extent cx="3867349" cy="3835597"/>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91"/>
                    <a:stretch>
                      <a:fillRect/>
                    </a:stretch>
                  </pic:blipFill>
                  <pic:spPr>
                    <a:xfrm>
                      <a:off x="0" y="0"/>
                      <a:ext cx="3867349" cy="3835597"/>
                    </a:xfrm>
                    <a:prstGeom prst="rect">
                      <a:avLst/>
                    </a:prstGeom>
                  </pic:spPr>
                </pic:pic>
              </a:graphicData>
            </a:graphic>
          </wp:inline>
        </w:drawing>
      </w:r>
    </w:p>
    <w:p w14:paraId="207917A0" w14:textId="32595BB4" w:rsidR="00475F35" w:rsidRPr="009F2D87" w:rsidRDefault="00754079" w:rsidP="00586FDD">
      <w:pPr>
        <w:pStyle w:val="BodyText"/>
        <w:spacing w:before="188" w:line="360" w:lineRule="auto"/>
        <w:ind w:right="12"/>
        <w:jc w:val="center"/>
      </w:pPr>
      <w:r w:rsidRPr="009F2D87">
        <w:rPr>
          <w:noProof/>
        </w:rPr>
        <w:drawing>
          <wp:inline distT="0" distB="0" distL="0" distR="0" wp14:anchorId="291FD545" wp14:editId="4545797B">
            <wp:extent cx="4140413" cy="4445228"/>
            <wp:effectExtent l="0" t="0" r="0" b="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92"/>
                    <a:stretch>
                      <a:fillRect/>
                    </a:stretch>
                  </pic:blipFill>
                  <pic:spPr>
                    <a:xfrm>
                      <a:off x="0" y="0"/>
                      <a:ext cx="4140413" cy="4445228"/>
                    </a:xfrm>
                    <a:prstGeom prst="rect">
                      <a:avLst/>
                    </a:prstGeom>
                  </pic:spPr>
                </pic:pic>
              </a:graphicData>
            </a:graphic>
          </wp:inline>
        </w:drawing>
      </w:r>
    </w:p>
    <w:p w14:paraId="0C998BAD" w14:textId="4B39F054" w:rsidR="00754079" w:rsidRPr="009F2D87" w:rsidRDefault="00C508EE" w:rsidP="00586FDD">
      <w:pPr>
        <w:pStyle w:val="BodyText"/>
        <w:spacing w:before="188" w:line="360" w:lineRule="auto"/>
        <w:ind w:right="12"/>
        <w:jc w:val="center"/>
      </w:pPr>
      <w:r w:rsidRPr="009F2D87">
        <w:rPr>
          <w:noProof/>
        </w:rPr>
        <w:lastRenderedPageBreak/>
        <w:drawing>
          <wp:inline distT="0" distB="0" distL="0" distR="0" wp14:anchorId="08C5B27E" wp14:editId="235D3570">
            <wp:extent cx="4026107" cy="4254719"/>
            <wp:effectExtent l="0" t="0" r="0" b="0"/>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pic:nvPicPr>
                  <pic:blipFill>
                    <a:blip r:embed="rId93"/>
                    <a:stretch>
                      <a:fillRect/>
                    </a:stretch>
                  </pic:blipFill>
                  <pic:spPr>
                    <a:xfrm>
                      <a:off x="0" y="0"/>
                      <a:ext cx="4026107" cy="4254719"/>
                    </a:xfrm>
                    <a:prstGeom prst="rect">
                      <a:avLst/>
                    </a:prstGeom>
                  </pic:spPr>
                </pic:pic>
              </a:graphicData>
            </a:graphic>
          </wp:inline>
        </w:drawing>
      </w:r>
    </w:p>
    <w:p w14:paraId="742E53C4" w14:textId="45097DB9" w:rsidR="00B850B6" w:rsidRPr="009F2D87" w:rsidRDefault="00B850B6" w:rsidP="00586FDD">
      <w:pPr>
        <w:pStyle w:val="BodyText"/>
        <w:spacing w:before="188" w:line="360" w:lineRule="auto"/>
        <w:ind w:right="12"/>
        <w:jc w:val="center"/>
      </w:pPr>
      <w:r w:rsidRPr="009F2D87">
        <w:rPr>
          <w:noProof/>
        </w:rPr>
        <w:drawing>
          <wp:inline distT="0" distB="0" distL="0" distR="0" wp14:anchorId="513E1DC6" wp14:editId="57091B21">
            <wp:extent cx="3886400" cy="2381372"/>
            <wp:effectExtent l="0" t="0" r="0" b="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94"/>
                    <a:stretch>
                      <a:fillRect/>
                    </a:stretch>
                  </pic:blipFill>
                  <pic:spPr>
                    <a:xfrm>
                      <a:off x="0" y="0"/>
                      <a:ext cx="3886400" cy="2381372"/>
                    </a:xfrm>
                    <a:prstGeom prst="rect">
                      <a:avLst/>
                    </a:prstGeom>
                  </pic:spPr>
                </pic:pic>
              </a:graphicData>
            </a:graphic>
          </wp:inline>
        </w:drawing>
      </w:r>
    </w:p>
    <w:p w14:paraId="6319E491" w14:textId="2165AE7C"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t xml:space="preserve">Hiển thị kết quả </w:t>
      </w:r>
    </w:p>
    <w:p w14:paraId="71CE534A" w14:textId="00750482" w:rsidR="00F61882" w:rsidRPr="009F2D87" w:rsidRDefault="00F61882" w:rsidP="00586FDD">
      <w:pPr>
        <w:pStyle w:val="BodyText"/>
        <w:spacing w:before="188" w:line="360" w:lineRule="auto"/>
        <w:ind w:right="12"/>
        <w:jc w:val="center"/>
        <w:rPr>
          <w:noProof/>
        </w:rPr>
      </w:pPr>
      <w:r w:rsidRPr="009F2D87">
        <w:rPr>
          <w:noProof/>
        </w:rPr>
        <w:drawing>
          <wp:inline distT="0" distB="0" distL="0" distR="0" wp14:anchorId="654CB20E" wp14:editId="2E8A766B">
            <wp:extent cx="6151880" cy="806450"/>
            <wp:effectExtent l="0" t="0" r="0" b="0"/>
            <wp:docPr id="177" name="Picture 1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diagram&#10;&#10;Description automatically generated"/>
                    <pic:cNvPicPr/>
                  </pic:nvPicPr>
                  <pic:blipFill>
                    <a:blip r:embed="rId95"/>
                    <a:stretch>
                      <a:fillRect/>
                    </a:stretch>
                  </pic:blipFill>
                  <pic:spPr>
                    <a:xfrm>
                      <a:off x="0" y="0"/>
                      <a:ext cx="6151880" cy="806450"/>
                    </a:xfrm>
                    <a:prstGeom prst="rect">
                      <a:avLst/>
                    </a:prstGeom>
                  </pic:spPr>
                </pic:pic>
              </a:graphicData>
            </a:graphic>
          </wp:inline>
        </w:drawing>
      </w:r>
    </w:p>
    <w:p w14:paraId="736277A6" w14:textId="54E38BEF"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lastRenderedPageBreak/>
        <w:t>Hiển thị các thành phần của dữ liệu</w:t>
      </w:r>
    </w:p>
    <w:p w14:paraId="1AC2BA9A" w14:textId="5FFCB5B6" w:rsidR="00F61882" w:rsidRPr="009F2D87" w:rsidRDefault="00A25DDB" w:rsidP="00586FDD">
      <w:pPr>
        <w:pStyle w:val="BodyText"/>
        <w:spacing w:before="188" w:line="360" w:lineRule="auto"/>
        <w:ind w:right="12"/>
        <w:jc w:val="center"/>
        <w:rPr>
          <w:noProof/>
        </w:rPr>
      </w:pPr>
      <w:r w:rsidRPr="009F2D87">
        <w:rPr>
          <w:noProof/>
        </w:rPr>
        <w:drawing>
          <wp:inline distT="0" distB="0" distL="0" distR="0" wp14:anchorId="7CD3EA65" wp14:editId="22F458D1">
            <wp:extent cx="6151880" cy="1242060"/>
            <wp:effectExtent l="0" t="0" r="0" b="0"/>
            <wp:docPr id="179" name="Picture 1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able&#10;&#10;Description automatically generated"/>
                    <pic:cNvPicPr/>
                  </pic:nvPicPr>
                  <pic:blipFill>
                    <a:blip r:embed="rId96"/>
                    <a:stretch>
                      <a:fillRect/>
                    </a:stretch>
                  </pic:blipFill>
                  <pic:spPr>
                    <a:xfrm>
                      <a:off x="0" y="0"/>
                      <a:ext cx="6151880" cy="1242060"/>
                    </a:xfrm>
                    <a:prstGeom prst="rect">
                      <a:avLst/>
                    </a:prstGeom>
                  </pic:spPr>
                </pic:pic>
              </a:graphicData>
            </a:graphic>
          </wp:inline>
        </w:drawing>
      </w:r>
    </w:p>
    <w:p w14:paraId="23950781" w14:textId="4A450A9D" w:rsidR="00FF4703" w:rsidRPr="009F2D87" w:rsidRDefault="00FF4703" w:rsidP="00586FDD">
      <w:pPr>
        <w:pStyle w:val="BodyText"/>
        <w:numPr>
          <w:ilvl w:val="0"/>
          <w:numId w:val="38"/>
        </w:numPr>
        <w:spacing w:before="188" w:line="360" w:lineRule="auto"/>
        <w:ind w:left="1701" w:right="12" w:hanging="283"/>
        <w:jc w:val="left"/>
        <w:rPr>
          <w:noProof/>
        </w:rPr>
      </w:pPr>
      <w:r w:rsidRPr="009F2D87">
        <w:rPr>
          <w:noProof/>
        </w:rPr>
        <w:t xml:space="preserve">Kết quả cụm </w:t>
      </w:r>
      <w:r w:rsidR="00E449F0" w:rsidRPr="009F2D87">
        <w:rPr>
          <w:noProof/>
        </w:rPr>
        <w:t>4</w:t>
      </w:r>
    </w:p>
    <w:p w14:paraId="049A4836" w14:textId="4AFD6AFA" w:rsidR="00A25DDB" w:rsidRPr="009F2D87" w:rsidRDefault="00347472" w:rsidP="00586FDD">
      <w:pPr>
        <w:pStyle w:val="BodyText"/>
        <w:spacing w:before="188" w:line="360" w:lineRule="auto"/>
        <w:ind w:right="12"/>
        <w:jc w:val="center"/>
        <w:rPr>
          <w:noProof/>
        </w:rPr>
      </w:pPr>
      <w:r w:rsidRPr="009F2D87">
        <w:rPr>
          <w:noProof/>
        </w:rPr>
        <w:drawing>
          <wp:inline distT="0" distB="0" distL="0" distR="0" wp14:anchorId="4551D12E" wp14:editId="3A8E536F">
            <wp:extent cx="6151880" cy="2463165"/>
            <wp:effectExtent l="0" t="0" r="0" b="0"/>
            <wp:docPr id="180" name="Picture 1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Chart, treemap char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4DB350DA" w14:textId="372C65DD" w:rsidR="00347472" w:rsidRPr="009F2D87" w:rsidRDefault="00EA2552" w:rsidP="00586FDD">
      <w:pPr>
        <w:pStyle w:val="BodyText"/>
        <w:spacing w:before="188" w:line="360" w:lineRule="auto"/>
        <w:ind w:right="12"/>
        <w:jc w:val="center"/>
        <w:rPr>
          <w:noProof/>
        </w:rPr>
      </w:pPr>
      <w:r w:rsidRPr="009F2D87">
        <w:rPr>
          <w:noProof/>
        </w:rPr>
        <w:drawing>
          <wp:inline distT="0" distB="0" distL="0" distR="0" wp14:anchorId="6EB34686" wp14:editId="7BAFEB25">
            <wp:extent cx="6151880" cy="2463165"/>
            <wp:effectExtent l="0" t="0" r="0" b="0"/>
            <wp:docPr id="181" name="Picture 1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picture containing 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r w:rsidR="00D53110" w:rsidRPr="009F2D87">
        <w:rPr>
          <w:noProof/>
        </w:rPr>
        <w:lastRenderedPageBreak/>
        <w:drawing>
          <wp:inline distT="0" distB="0" distL="0" distR="0" wp14:anchorId="4794F489" wp14:editId="73B5F560">
            <wp:extent cx="6151880" cy="2463165"/>
            <wp:effectExtent l="0" t="0" r="0" b="0"/>
            <wp:docPr id="182" name="Picture 1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09A6C3A4" w14:textId="77777777" w:rsidR="009F2D87" w:rsidRPr="009F2D87" w:rsidRDefault="00C77DE7" w:rsidP="00586FDD">
      <w:pPr>
        <w:pStyle w:val="BodyText"/>
        <w:spacing w:before="188" w:line="360" w:lineRule="auto"/>
        <w:ind w:right="12"/>
        <w:jc w:val="center"/>
        <w:rPr>
          <w:noProof/>
        </w:rPr>
      </w:pPr>
      <w:r w:rsidRPr="009F2D87">
        <w:rPr>
          <w:noProof/>
        </w:rPr>
        <w:drawing>
          <wp:inline distT="0" distB="0" distL="0" distR="0" wp14:anchorId="0C87D4A5" wp14:editId="5BCD6670">
            <wp:extent cx="6151880" cy="2463165"/>
            <wp:effectExtent l="0" t="0" r="0" b="0"/>
            <wp:docPr id="183" name="Picture 18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art&#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14A86037" w14:textId="77777777" w:rsidR="009F2D87" w:rsidRPr="009F2D87" w:rsidRDefault="009F2D87" w:rsidP="00586FDD">
      <w:pPr>
        <w:pStyle w:val="BodyText"/>
        <w:spacing w:before="188" w:line="360" w:lineRule="auto"/>
        <w:ind w:right="12"/>
        <w:jc w:val="center"/>
        <w:rPr>
          <w:noProof/>
        </w:rPr>
      </w:pPr>
      <w:r w:rsidRPr="009F2D87">
        <w:rPr>
          <w:noProof/>
        </w:rPr>
        <w:drawing>
          <wp:inline distT="0" distB="0" distL="0" distR="0" wp14:anchorId="757F3105" wp14:editId="73043965">
            <wp:extent cx="6151880" cy="2463165"/>
            <wp:effectExtent l="0" t="0" r="0" b="0"/>
            <wp:docPr id="184" name="Picture 1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picture containing graphical user interface&#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51880" cy="2463165"/>
                    </a:xfrm>
                    <a:prstGeom prst="rect">
                      <a:avLst/>
                    </a:prstGeom>
                    <a:noFill/>
                    <a:ln>
                      <a:noFill/>
                    </a:ln>
                  </pic:spPr>
                </pic:pic>
              </a:graphicData>
            </a:graphic>
          </wp:inline>
        </w:drawing>
      </w:r>
    </w:p>
    <w:p w14:paraId="3598DB68" w14:textId="77777777" w:rsidR="009F2D87" w:rsidRPr="009F2D87" w:rsidRDefault="009F2D87" w:rsidP="009F2D87">
      <w:pPr>
        <w:pStyle w:val="BodyText"/>
        <w:spacing w:before="188" w:line="360" w:lineRule="auto"/>
        <w:ind w:right="12"/>
        <w:jc w:val="left"/>
        <w:rPr>
          <w:noProof/>
        </w:rPr>
      </w:pPr>
    </w:p>
    <w:p w14:paraId="23332DD3" w14:textId="77777777" w:rsidR="00DC4658" w:rsidRPr="00854DF5" w:rsidRDefault="00DC4658" w:rsidP="00854DF5">
      <w:pPr>
        <w:spacing w:line="360" w:lineRule="auto"/>
        <w:rPr>
          <w:rFonts w:cs="Times New Roman"/>
        </w:rPr>
      </w:pPr>
    </w:p>
    <w:p w14:paraId="11A09ED2" w14:textId="33DA3D44" w:rsidR="00B02B33" w:rsidRPr="00854DF5" w:rsidRDefault="001B640A" w:rsidP="00854DF5">
      <w:pPr>
        <w:pStyle w:val="Heading1"/>
        <w:jc w:val="center"/>
        <w:rPr>
          <w:rFonts w:ascii="Times New Roman" w:hAnsi="Times New Roman" w:cs="Times New Roman"/>
          <w:b/>
          <w:bCs/>
          <w:sz w:val="40"/>
          <w:szCs w:val="40"/>
          <w:lang w:val="vi-VN"/>
        </w:rPr>
      </w:pPr>
      <w:bookmarkStart w:id="43" w:name="_Toc122478031"/>
      <w:r w:rsidRPr="00854DF5">
        <w:rPr>
          <w:rFonts w:ascii="Times New Roman" w:hAnsi="Times New Roman" w:cs="Times New Roman"/>
          <w:b/>
          <w:bCs/>
          <w:sz w:val="40"/>
          <w:szCs w:val="40"/>
        </w:rPr>
        <w:lastRenderedPageBreak/>
        <w:t>IV</w:t>
      </w:r>
      <w:r w:rsidRPr="00854DF5">
        <w:rPr>
          <w:rFonts w:ascii="Times New Roman" w:hAnsi="Times New Roman" w:cs="Times New Roman"/>
          <w:b/>
          <w:bCs/>
          <w:sz w:val="40"/>
          <w:szCs w:val="40"/>
          <w:lang w:val="vi-VN"/>
        </w:rPr>
        <w:t>.Kết quả đạt được</w:t>
      </w:r>
      <w:bookmarkEnd w:id="43"/>
    </w:p>
    <w:p w14:paraId="496F63F3" w14:textId="1A82B6F5" w:rsidR="00FF19BA" w:rsidRPr="005A2186" w:rsidRDefault="00854DF5" w:rsidP="005A2186">
      <w:pPr>
        <w:pStyle w:val="Heading2"/>
        <w:numPr>
          <w:ilvl w:val="0"/>
          <w:numId w:val="0"/>
        </w:numPr>
        <w:ind w:left="576" w:hanging="576"/>
        <w:rPr>
          <w:ins w:id="44" w:author="{CDAB4F36-24E3-45B0-BC22-BE47D26808E3}" w:date="2022-12-21T00:27:00Z"/>
          <w:rFonts w:cs="Times New Roman"/>
          <w:color w:val="2F5496" w:themeColor="accent1" w:themeShade="BF"/>
          <w:sz w:val="30"/>
          <w:szCs w:val="30"/>
          <w:lang w:val="vi-VN"/>
        </w:rPr>
      </w:pPr>
      <w:bookmarkStart w:id="45" w:name="_Toc122478032"/>
      <w:r w:rsidRPr="005A2186">
        <w:rPr>
          <w:rFonts w:cs="Times New Roman"/>
          <w:color w:val="2F5496" w:themeColor="accent1" w:themeShade="BF"/>
          <w:sz w:val="30"/>
          <w:szCs w:val="30"/>
        </w:rPr>
        <w:t>4.1</w:t>
      </w:r>
      <w:r w:rsidRPr="005A2186">
        <w:rPr>
          <w:rFonts w:cs="Times New Roman"/>
          <w:color w:val="2F5496" w:themeColor="accent1" w:themeShade="BF"/>
          <w:sz w:val="30"/>
          <w:szCs w:val="30"/>
        </w:rPr>
        <w:tab/>
      </w:r>
      <w:r w:rsidR="001C1E5E" w:rsidRPr="005A2186">
        <w:rPr>
          <w:rFonts w:cs="Times New Roman"/>
          <w:color w:val="2F5496" w:themeColor="accent1" w:themeShade="BF"/>
          <w:sz w:val="30"/>
          <w:szCs w:val="30"/>
          <w:lang w:val="vi-VN"/>
        </w:rPr>
        <w:t>Phát biểu kết quả</w:t>
      </w:r>
      <w:bookmarkEnd w:id="45"/>
      <w:r w:rsidR="001C1E5E" w:rsidRPr="005A2186">
        <w:rPr>
          <w:rFonts w:cs="Times New Roman"/>
          <w:color w:val="2F5496" w:themeColor="accent1" w:themeShade="BF"/>
          <w:sz w:val="30"/>
          <w:szCs w:val="30"/>
          <w:lang w:val="vi-VN"/>
        </w:rPr>
        <w:t xml:space="preserve"> </w:t>
      </w:r>
    </w:p>
    <w:p w14:paraId="130AE2E1" w14:textId="1E77A8BC" w:rsidR="00246D8D" w:rsidRPr="00F758CD" w:rsidRDefault="00246D8D" w:rsidP="005A2186">
      <w:pPr>
        <w:spacing w:line="360" w:lineRule="auto"/>
        <w:ind w:left="567"/>
        <w:rPr>
          <w:rFonts w:cs="Times New Roman"/>
          <w:b/>
          <w:bCs/>
          <w:lang w:val="vi-VN"/>
        </w:rPr>
      </w:pPr>
      <w:r w:rsidRPr="00F758CD">
        <w:rPr>
          <w:rFonts w:cs="Times New Roman"/>
          <w:b/>
          <w:bCs/>
          <w:lang w:val="vi-VN"/>
        </w:rPr>
        <w:t xml:space="preserve">Cụm 0: </w:t>
      </w:r>
    </w:p>
    <w:p w14:paraId="2195249B" w14:textId="70F10C96" w:rsidR="00FF19BA" w:rsidRPr="005A2186" w:rsidRDefault="00BE7DBD" w:rsidP="00F758CD">
      <w:pPr>
        <w:pStyle w:val="ListParagraph"/>
        <w:numPr>
          <w:ilvl w:val="0"/>
          <w:numId w:val="37"/>
        </w:numPr>
        <w:spacing w:line="360" w:lineRule="auto"/>
        <w:ind w:left="851" w:hanging="284"/>
        <w:rPr>
          <w:ins w:id="46" w:author="{CDAB4F36-24E3-45B0-BC22-BE47D26808E3}" w:date="2022-12-21T00:27:00Z"/>
          <w:rFonts w:cs="Times New Roman"/>
        </w:rPr>
      </w:pPr>
      <w:r w:rsidRPr="00854DF5">
        <w:rPr>
          <w:rFonts w:cs="Times New Roman"/>
        </w:rPr>
        <w:t xml:space="preserve">Ý nghĩa phân cụm: </w:t>
      </w:r>
      <w:r w:rsidR="00980A66" w:rsidRPr="00854DF5">
        <w:rPr>
          <w:rFonts w:cs="Times New Roman"/>
        </w:rPr>
        <w:t xml:space="preserve">những cuộc khủng bố ở cụm 0 chủ yếu là khủng bố </w:t>
      </w:r>
      <w:r w:rsidR="00F92A03" w:rsidRPr="00854DF5">
        <w:rPr>
          <w:rFonts w:cs="Times New Roman"/>
        </w:rPr>
        <w:t>theo loại “</w:t>
      </w:r>
      <w:r w:rsidR="000A723F" w:rsidRPr="00854DF5">
        <w:rPr>
          <w:rFonts w:cs="Times New Roman"/>
        </w:rPr>
        <w:t>Assault</w:t>
      </w:r>
      <w:r w:rsidR="00F92A03" w:rsidRPr="00854DF5">
        <w:rPr>
          <w:rFonts w:cs="Times New Roman"/>
        </w:rPr>
        <w:t>”</w:t>
      </w:r>
      <w:r w:rsidR="006A3C98" w:rsidRPr="00854DF5">
        <w:rPr>
          <w:rFonts w:cs="Times New Roman"/>
        </w:rPr>
        <w:t xml:space="preserve"> với chỉ có hai cuộc khủng bố </w:t>
      </w:r>
      <w:r w:rsidR="001841BD" w:rsidRPr="00854DF5">
        <w:rPr>
          <w:rFonts w:cs="Times New Roman"/>
        </w:rPr>
        <w:t xml:space="preserve">nhưng có số người chết </w:t>
      </w:r>
      <w:r w:rsidR="006A3C98" w:rsidRPr="00854DF5">
        <w:rPr>
          <w:rFonts w:cs="Times New Roman"/>
        </w:rPr>
        <w:t xml:space="preserve">và </w:t>
      </w:r>
      <w:r w:rsidR="001841BD" w:rsidRPr="00854DF5">
        <w:rPr>
          <w:rFonts w:cs="Times New Roman"/>
        </w:rPr>
        <w:t>bị thương rất cao.</w:t>
      </w:r>
    </w:p>
    <w:p w14:paraId="73CB6863" w14:textId="179192B6" w:rsidR="006A3C98" w:rsidRPr="009F2D87" w:rsidRDefault="006A3C98" w:rsidP="005A2186">
      <w:pPr>
        <w:spacing w:line="360" w:lineRule="auto"/>
        <w:ind w:left="851" w:hanging="284"/>
        <w:rPr>
          <w:rFonts w:cs="Times New Roman"/>
          <w:lang w:val="vi-VN"/>
        </w:rPr>
      </w:pPr>
      <w:r w:rsidRPr="009F2D87">
        <w:rPr>
          <w:rFonts w:cs="Times New Roman"/>
          <w:lang w:val="vi-VN"/>
        </w:rPr>
        <w:t>-</w:t>
      </w:r>
      <w:r w:rsidR="00854DF5">
        <w:rPr>
          <w:rFonts w:cs="Times New Roman"/>
          <w:lang w:val="vi-VN"/>
        </w:rPr>
        <w:tab/>
      </w:r>
      <w:r w:rsidR="006D54F2" w:rsidRPr="009F2D87">
        <w:rPr>
          <w:rFonts w:cs="Times New Roman"/>
          <w:lang w:val="vi-VN"/>
        </w:rPr>
        <w:t xml:space="preserve">Phân tích: </w:t>
      </w:r>
    </w:p>
    <w:p w14:paraId="407E0E4F" w14:textId="44FB7B8B" w:rsidR="000A723F" w:rsidRDefault="000C0878" w:rsidP="00F758CD">
      <w:pPr>
        <w:spacing w:line="360" w:lineRule="auto"/>
        <w:ind w:left="851"/>
        <w:jc w:val="left"/>
        <w:rPr>
          <w:rFonts w:cs="Times New Roman"/>
          <w:lang w:val="vi-VN"/>
        </w:rPr>
      </w:pPr>
      <w:r w:rsidRPr="009F2D87">
        <w:rPr>
          <w:rFonts w:cs="Times New Roman"/>
          <w:lang w:val="vi-VN"/>
        </w:rPr>
        <w:t>Hai cuộc khủng bố xảy ra vào tháng 9</w:t>
      </w:r>
      <w:r w:rsidR="00680A4A" w:rsidRPr="009F2D87">
        <w:rPr>
          <w:rFonts w:cs="Times New Roman"/>
          <w:lang w:val="vi-VN"/>
        </w:rPr>
        <w:t xml:space="preserve"> năm 1984 và </w:t>
      </w:r>
      <w:r w:rsidR="00553F20" w:rsidRPr="009F2D87">
        <w:rPr>
          <w:rFonts w:cs="Times New Roman"/>
          <w:lang w:val="vi-VN"/>
        </w:rPr>
        <w:t>tháng 10 năm 2017 đều nhắm vào “</w:t>
      </w:r>
      <w:r w:rsidR="0024063C">
        <w:rPr>
          <w:rFonts w:cs="Times New Roman"/>
          <w:lang w:val="vi-VN"/>
        </w:rPr>
        <w:t>Business</w:t>
      </w:r>
      <w:r w:rsidR="00553F20" w:rsidRPr="009F2D87">
        <w:rPr>
          <w:rFonts w:cs="Times New Roman"/>
          <w:lang w:val="vi-VN"/>
        </w:rPr>
        <w:t>”</w:t>
      </w:r>
      <w:r w:rsidR="0024063C">
        <w:rPr>
          <w:rFonts w:cs="Times New Roman"/>
          <w:lang w:val="vi-VN"/>
        </w:rPr>
        <w:t xml:space="preserve">. </w:t>
      </w:r>
    </w:p>
    <w:p w14:paraId="1BC39242" w14:textId="0332B080" w:rsidR="003B0D58" w:rsidRDefault="00B51C65" w:rsidP="00F758CD">
      <w:pPr>
        <w:spacing w:line="360" w:lineRule="auto"/>
        <w:ind w:left="851"/>
        <w:jc w:val="left"/>
        <w:rPr>
          <w:rFonts w:cs="Times New Roman"/>
          <w:lang w:val="vi-VN"/>
        </w:rPr>
      </w:pPr>
      <w:r>
        <w:rPr>
          <w:rFonts w:cs="Times New Roman"/>
          <w:lang w:val="vi-VN"/>
        </w:rPr>
        <w:t xml:space="preserve">Cuộc khủng bố ở Las Vegas </w:t>
      </w:r>
      <w:r w:rsidR="00D80370">
        <w:rPr>
          <w:rFonts w:cs="Times New Roman"/>
          <w:lang w:val="vi-VN"/>
        </w:rPr>
        <w:t xml:space="preserve">năm 2017 </w:t>
      </w:r>
      <w:r w:rsidR="00FE7C22">
        <w:rPr>
          <w:rFonts w:cs="Times New Roman"/>
          <w:lang w:val="vi-VN"/>
        </w:rPr>
        <w:t xml:space="preserve">có lượng người chết và </w:t>
      </w:r>
      <w:r w:rsidR="00D80370">
        <w:rPr>
          <w:rFonts w:cs="Times New Roman"/>
          <w:lang w:val="vi-VN"/>
        </w:rPr>
        <w:t>tai nạn cao hơn ở The Dalles năm 1984. Mặc dù ở thành phố The Dalles không có thương vong nhưng số người bị thương cũng rất cao</w:t>
      </w:r>
    </w:p>
    <w:p w14:paraId="712A4710" w14:textId="32080A00" w:rsidR="00D332EB" w:rsidRPr="00F758CD" w:rsidRDefault="000A723F" w:rsidP="00F758CD">
      <w:pPr>
        <w:spacing w:line="360" w:lineRule="auto"/>
        <w:jc w:val="center"/>
        <w:rPr>
          <w:rFonts w:cs="Times New Roman"/>
          <w:lang w:val="vi-VN"/>
        </w:rPr>
      </w:pPr>
      <w:r w:rsidRPr="000A723F">
        <w:rPr>
          <w:rFonts w:cs="Times New Roman"/>
          <w:noProof/>
          <w:lang w:val="vi-VN"/>
        </w:rPr>
        <w:drawing>
          <wp:inline distT="0" distB="0" distL="0" distR="0" wp14:anchorId="407F0683" wp14:editId="299AF604">
            <wp:extent cx="6151880" cy="1120216"/>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101"/>
                    <a:srcRect t="11038"/>
                    <a:stretch/>
                  </pic:blipFill>
                  <pic:spPr bwMode="auto">
                    <a:xfrm>
                      <a:off x="0" y="0"/>
                      <a:ext cx="6151880" cy="1120216"/>
                    </a:xfrm>
                    <a:prstGeom prst="rect">
                      <a:avLst/>
                    </a:prstGeom>
                    <a:ln>
                      <a:noFill/>
                    </a:ln>
                    <a:extLst>
                      <a:ext uri="{53640926-AAD7-44D8-BBD7-CCE9431645EC}">
                        <a14:shadowObscured xmlns:a14="http://schemas.microsoft.com/office/drawing/2010/main"/>
                      </a:ext>
                    </a:extLst>
                  </pic:spPr>
                </pic:pic>
              </a:graphicData>
            </a:graphic>
          </wp:inline>
        </w:drawing>
      </w:r>
    </w:p>
    <w:p w14:paraId="7BEE3458" w14:textId="1B5D9BAF" w:rsidR="004557A9" w:rsidRPr="00F758CD" w:rsidRDefault="00EF7D73" w:rsidP="00F758CD">
      <w:pPr>
        <w:tabs>
          <w:tab w:val="left" w:pos="2172"/>
        </w:tabs>
        <w:spacing w:line="360" w:lineRule="auto"/>
        <w:ind w:left="567"/>
        <w:jc w:val="left"/>
        <w:rPr>
          <w:rFonts w:eastAsia="Times New Roman" w:cs="Times New Roman"/>
          <w:b/>
          <w:bCs/>
          <w:szCs w:val="26"/>
          <w:lang w:val="vi-VN"/>
        </w:rPr>
      </w:pPr>
      <w:r w:rsidRPr="00F758CD">
        <w:rPr>
          <w:rFonts w:eastAsia="Times New Roman" w:cs="Times New Roman"/>
          <w:b/>
          <w:bCs/>
          <w:szCs w:val="26"/>
        </w:rPr>
        <w:t>Cụm</w:t>
      </w:r>
      <w:r w:rsidRPr="00F758CD">
        <w:rPr>
          <w:rFonts w:eastAsia="Times New Roman" w:cs="Times New Roman"/>
          <w:b/>
          <w:bCs/>
          <w:szCs w:val="26"/>
          <w:lang w:val="vi-VN"/>
        </w:rPr>
        <w:t xml:space="preserve"> 1:</w:t>
      </w:r>
    </w:p>
    <w:p w14:paraId="2FFAF1C0" w14:textId="4B1852C1" w:rsidR="00EF7D73" w:rsidRPr="009F2D87" w:rsidRDefault="00EF7D73" w:rsidP="00F758CD">
      <w:pPr>
        <w:tabs>
          <w:tab w:val="left" w:pos="2172"/>
        </w:tabs>
        <w:spacing w:line="360" w:lineRule="auto"/>
        <w:ind w:left="993" w:hanging="426"/>
        <w:jc w:val="left"/>
        <w:rPr>
          <w:rFonts w:eastAsia="Times New Roman" w:cs="Times New Roman"/>
          <w:szCs w:val="26"/>
          <w:lang w:val="vi-VN"/>
        </w:rPr>
      </w:pPr>
      <w:r>
        <w:rPr>
          <w:rFonts w:eastAsia="Times New Roman" w:cs="Times New Roman"/>
          <w:szCs w:val="26"/>
          <w:lang w:val="vi-VN"/>
        </w:rPr>
        <w:t>-</w:t>
      </w:r>
      <w:r w:rsidR="00F758CD">
        <w:rPr>
          <w:rFonts w:eastAsia="Times New Roman" w:cs="Times New Roman"/>
          <w:szCs w:val="26"/>
          <w:lang w:val="vi-VN"/>
        </w:rPr>
        <w:tab/>
      </w:r>
      <w:r>
        <w:rPr>
          <w:rFonts w:eastAsia="Times New Roman" w:cs="Times New Roman"/>
          <w:szCs w:val="26"/>
          <w:lang w:val="vi-VN"/>
        </w:rPr>
        <w:t>Ý nghĩa:</w:t>
      </w:r>
      <w:r w:rsidR="00F91B41">
        <w:rPr>
          <w:rFonts w:eastAsia="Times New Roman" w:cs="Times New Roman"/>
          <w:szCs w:val="26"/>
          <w:lang w:val="vi-VN"/>
        </w:rPr>
        <w:t xml:space="preserve"> </w:t>
      </w:r>
      <w:r w:rsidR="00BF5F49">
        <w:rPr>
          <w:rFonts w:eastAsia="Times New Roman" w:cs="Times New Roman"/>
          <w:szCs w:val="26"/>
          <w:lang w:val="vi-VN"/>
        </w:rPr>
        <w:t>Mặc dù năm 1995 chỉ xảy ra 1 cuộc khủng bố nhưng hậu quả để lại là cnhiều người chết và bị thương.</w:t>
      </w:r>
    </w:p>
    <w:p w14:paraId="77A9577C" w14:textId="15246B95" w:rsidR="005F652F" w:rsidRPr="009F2D87" w:rsidRDefault="00FD3A40" w:rsidP="00F758CD">
      <w:pPr>
        <w:tabs>
          <w:tab w:val="left" w:pos="2172"/>
        </w:tabs>
        <w:spacing w:line="360" w:lineRule="auto"/>
        <w:ind w:left="993" w:hanging="426"/>
        <w:jc w:val="left"/>
        <w:rPr>
          <w:rFonts w:eastAsia="Times New Roman" w:cs="Times New Roman"/>
          <w:szCs w:val="26"/>
          <w:lang w:val="vi-VN"/>
        </w:rPr>
      </w:pPr>
      <w:r w:rsidRPr="009F2D87">
        <w:rPr>
          <w:rFonts w:eastAsia="Times New Roman" w:cs="Times New Roman"/>
          <w:szCs w:val="26"/>
          <w:lang w:val="vi-VN"/>
        </w:rPr>
        <w:t>-</w:t>
      </w:r>
      <w:r w:rsidR="00F758CD">
        <w:rPr>
          <w:rFonts w:eastAsia="Times New Roman" w:cs="Times New Roman"/>
          <w:szCs w:val="26"/>
          <w:lang w:val="vi-VN"/>
        </w:rPr>
        <w:tab/>
      </w:r>
      <w:r w:rsidRPr="009F2D87">
        <w:rPr>
          <w:rFonts w:eastAsia="Times New Roman" w:cs="Times New Roman"/>
          <w:szCs w:val="26"/>
          <w:lang w:val="vi-VN"/>
        </w:rPr>
        <w:t xml:space="preserve">Phân </w:t>
      </w:r>
      <w:r w:rsidR="000C7789" w:rsidRPr="009F2D87">
        <w:rPr>
          <w:rFonts w:eastAsia="Times New Roman" w:cs="Times New Roman"/>
          <w:szCs w:val="26"/>
          <w:lang w:val="vi-VN"/>
        </w:rPr>
        <w:t>tích: cuộc khủng bố diễn ra vào tháng 4 năm 1995 và mục tiêu bị nhắm tới là “</w:t>
      </w:r>
      <w:r w:rsidR="00CE3961">
        <w:rPr>
          <w:rFonts w:eastAsia="Times New Roman" w:cs="Times New Roman"/>
          <w:szCs w:val="26"/>
          <w:lang w:val="vi-VN"/>
        </w:rPr>
        <w:t>Goverment</w:t>
      </w:r>
      <w:r w:rsidR="005F652F">
        <w:rPr>
          <w:rFonts w:eastAsia="Times New Roman" w:cs="Times New Roman"/>
          <w:szCs w:val="26"/>
          <w:lang w:val="vi-VN"/>
        </w:rPr>
        <w:t>”.</w:t>
      </w:r>
      <w:r w:rsidR="00CE3961">
        <w:rPr>
          <w:rFonts w:eastAsia="Times New Roman" w:cs="Times New Roman"/>
          <w:szCs w:val="26"/>
          <w:lang w:val="vi-VN"/>
        </w:rPr>
        <w:t xml:space="preserve"> Bọn khủng bố đã sử dụng </w:t>
      </w:r>
      <w:r w:rsidR="00294783">
        <w:rPr>
          <w:rFonts w:eastAsia="Times New Roman" w:cs="Times New Roman"/>
          <w:szCs w:val="26"/>
          <w:lang w:val="vi-VN"/>
        </w:rPr>
        <w:t>cách tấn công là “Bombing/Exploision”</w:t>
      </w:r>
      <w:r w:rsidR="001850F1">
        <w:rPr>
          <w:rFonts w:eastAsia="Times New Roman" w:cs="Times New Roman"/>
          <w:szCs w:val="26"/>
          <w:lang w:val="vi-VN"/>
        </w:rPr>
        <w:t xml:space="preserve"> </w:t>
      </w:r>
      <w:r w:rsidR="00D36FE2">
        <w:rPr>
          <w:rFonts w:eastAsia="Times New Roman" w:cs="Times New Roman"/>
          <w:szCs w:val="26"/>
          <w:lang w:val="vi-VN"/>
        </w:rPr>
        <w:t>khiến 168 người thiệt mạng và 650 người bị thương.</w:t>
      </w:r>
    </w:p>
    <w:p w14:paraId="56E62BB5" w14:textId="2FC187EC" w:rsidR="005F652F" w:rsidRPr="009F2D87" w:rsidRDefault="00170C5D" w:rsidP="00F758CD">
      <w:pPr>
        <w:tabs>
          <w:tab w:val="left" w:pos="2172"/>
        </w:tabs>
        <w:spacing w:line="360" w:lineRule="auto"/>
        <w:jc w:val="center"/>
        <w:rPr>
          <w:rFonts w:eastAsia="Times New Roman" w:cs="Times New Roman"/>
          <w:szCs w:val="26"/>
          <w:lang w:val="vi-VN"/>
        </w:rPr>
      </w:pPr>
      <w:r w:rsidRPr="00170C5D">
        <w:rPr>
          <w:rFonts w:eastAsia="Times New Roman" w:cs="Times New Roman"/>
          <w:noProof/>
          <w:szCs w:val="26"/>
          <w:lang w:val="vi-VN"/>
        </w:rPr>
        <w:drawing>
          <wp:inline distT="0" distB="0" distL="0" distR="0" wp14:anchorId="4ED5777B" wp14:editId="1B90176E">
            <wp:extent cx="6151880" cy="737235"/>
            <wp:effectExtent l="0" t="0" r="0" b="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1880" cy="737235"/>
                    </a:xfrm>
                    <a:prstGeom prst="rect">
                      <a:avLst/>
                    </a:prstGeom>
                  </pic:spPr>
                </pic:pic>
              </a:graphicData>
            </a:graphic>
          </wp:inline>
        </w:drawing>
      </w:r>
    </w:p>
    <w:p w14:paraId="71E05CB8" w14:textId="69FB4C6F" w:rsidR="006A0CA7" w:rsidRPr="00F758CD" w:rsidRDefault="006A0CA7" w:rsidP="00F758CD">
      <w:pPr>
        <w:spacing w:line="360" w:lineRule="auto"/>
        <w:ind w:left="567"/>
        <w:rPr>
          <w:rFonts w:cs="Times New Roman"/>
          <w:b/>
          <w:bCs/>
          <w:lang w:val="vi-VN"/>
        </w:rPr>
      </w:pPr>
      <w:r w:rsidRPr="00F758CD">
        <w:rPr>
          <w:rFonts w:cs="Times New Roman"/>
          <w:b/>
          <w:bCs/>
          <w:lang w:val="vi-VN"/>
        </w:rPr>
        <w:t>Cụm 2:</w:t>
      </w:r>
    </w:p>
    <w:p w14:paraId="479029F0" w14:textId="686A3159" w:rsidR="006A0CA7" w:rsidRPr="009F2D87" w:rsidRDefault="006A0CA7" w:rsidP="009F2D87">
      <w:pPr>
        <w:spacing w:line="360" w:lineRule="auto"/>
        <w:rPr>
          <w:rFonts w:cs="Times New Roman"/>
          <w:lang w:val="vi-VN"/>
        </w:rPr>
      </w:pPr>
      <w:r w:rsidRPr="009F2D87">
        <w:rPr>
          <w:rFonts w:cs="Times New Roman"/>
          <w:lang w:val="vi-VN"/>
        </w:rPr>
        <w:lastRenderedPageBreak/>
        <w:t>-Ý nghĩa:</w:t>
      </w:r>
      <w:r w:rsidR="004C38A5" w:rsidRPr="009F2D87">
        <w:rPr>
          <w:rFonts w:cs="Times New Roman"/>
          <w:lang w:val="vi-VN"/>
        </w:rPr>
        <w:t xml:space="preserve"> </w:t>
      </w:r>
      <w:r w:rsidR="001B18FB" w:rsidRPr="009F2D87">
        <w:rPr>
          <w:rFonts w:cs="Times New Roman"/>
          <w:lang w:val="vi-VN"/>
        </w:rPr>
        <w:t xml:space="preserve">Đây là cụm có nhiều cuộc khủng bố </w:t>
      </w:r>
      <w:r w:rsidR="00E55F26" w:rsidRPr="009F2D87">
        <w:rPr>
          <w:rFonts w:cs="Times New Roman"/>
          <w:lang w:val="vi-VN"/>
        </w:rPr>
        <w:t xml:space="preserve">nhất kéo dài từ năm 1967 đến năm 2017. </w:t>
      </w:r>
      <w:r w:rsidR="00EB688D">
        <w:rPr>
          <w:rFonts w:cs="Times New Roman"/>
          <w:lang w:val="vi-VN"/>
        </w:rPr>
        <w:t>Cách tấn công chủ yếu là “Bombing/</w:t>
      </w:r>
      <w:r w:rsidR="004570B9">
        <w:rPr>
          <w:rFonts w:cs="Times New Roman"/>
          <w:lang w:val="vi-VN"/>
        </w:rPr>
        <w:t xml:space="preserve">Exploision” </w:t>
      </w:r>
      <w:r w:rsidR="00916A52">
        <w:rPr>
          <w:rFonts w:cs="Times New Roman"/>
          <w:lang w:val="vi-VN"/>
        </w:rPr>
        <w:t>.</w:t>
      </w:r>
    </w:p>
    <w:p w14:paraId="206F7B41" w14:textId="50B4E912" w:rsidR="00383CB1" w:rsidRPr="009F2D87" w:rsidRDefault="00383CB1" w:rsidP="00F758CD">
      <w:pPr>
        <w:spacing w:line="360" w:lineRule="auto"/>
        <w:ind w:left="993" w:hanging="426"/>
        <w:rPr>
          <w:rFonts w:cs="Times New Roman"/>
          <w:lang w:val="vi-VN"/>
        </w:rPr>
      </w:pPr>
      <w:r w:rsidRPr="009F2D87">
        <w:rPr>
          <w:rFonts w:cs="Times New Roman"/>
          <w:lang w:val="vi-VN"/>
        </w:rPr>
        <w:t>-</w:t>
      </w:r>
      <w:r w:rsidR="00F758CD">
        <w:rPr>
          <w:rFonts w:cs="Times New Roman"/>
          <w:lang w:val="vi-VN"/>
        </w:rPr>
        <w:tab/>
      </w:r>
      <w:r w:rsidRPr="009F2D87">
        <w:rPr>
          <w:rFonts w:cs="Times New Roman"/>
          <w:lang w:val="vi-VN"/>
        </w:rPr>
        <w:t>Phân tích:</w:t>
      </w:r>
    </w:p>
    <w:p w14:paraId="61358A97" w14:textId="6FAA5676" w:rsidR="00383CB1" w:rsidRPr="009F2D87" w:rsidRDefault="00F22366" w:rsidP="00F758CD">
      <w:pPr>
        <w:spacing w:line="360" w:lineRule="auto"/>
        <w:ind w:left="993"/>
        <w:rPr>
          <w:rFonts w:cs="Times New Roman"/>
          <w:lang w:val="vi-VN"/>
        </w:rPr>
      </w:pPr>
      <w:r w:rsidRPr="009F2D87">
        <w:rPr>
          <w:rFonts w:cs="Times New Roman"/>
          <w:lang w:val="vi-VN"/>
        </w:rPr>
        <w:t>Năm 1970 và 1971 có nhiều cuộc khủng nhất trong tất cả các năm(468 và 247)</w:t>
      </w:r>
      <w:r w:rsidR="008B5057" w:rsidRPr="009F2D87">
        <w:rPr>
          <w:rFonts w:cs="Times New Roman"/>
          <w:lang w:val="vi-VN"/>
        </w:rPr>
        <w:t xml:space="preserve"> và các cuộc khủng bố xảy ra đều giữa các tháng.</w:t>
      </w:r>
      <w:r w:rsidRPr="009F2D87">
        <w:rPr>
          <w:rFonts w:cs="Times New Roman"/>
          <w:lang w:val="vi-VN"/>
        </w:rPr>
        <w:t xml:space="preserve"> </w:t>
      </w:r>
    </w:p>
    <w:p w14:paraId="00D44328" w14:textId="113D3DF7" w:rsidR="00F22366" w:rsidRPr="009F2D87" w:rsidRDefault="00F22366" w:rsidP="00F758CD">
      <w:pPr>
        <w:spacing w:line="360" w:lineRule="auto"/>
        <w:jc w:val="center"/>
        <w:rPr>
          <w:rFonts w:cs="Times New Roman"/>
          <w:lang w:val="vi-VN"/>
        </w:rPr>
      </w:pPr>
      <w:r w:rsidRPr="009F2D87">
        <w:rPr>
          <w:rFonts w:cs="Times New Roman"/>
          <w:noProof/>
          <w:lang w:val="vi-VN"/>
        </w:rPr>
        <w:drawing>
          <wp:inline distT="0" distB="0" distL="0" distR="0" wp14:anchorId="600E765C" wp14:editId="25DF8CCD">
            <wp:extent cx="5906324" cy="4505954"/>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06324" cy="4505954"/>
                    </a:xfrm>
                    <a:prstGeom prst="rect">
                      <a:avLst/>
                    </a:prstGeom>
                  </pic:spPr>
                </pic:pic>
              </a:graphicData>
            </a:graphic>
          </wp:inline>
        </w:drawing>
      </w:r>
    </w:p>
    <w:p w14:paraId="53E5E1B6" w14:textId="30901FBC" w:rsidR="00A1436B" w:rsidRPr="009F2D87" w:rsidRDefault="00924677" w:rsidP="00F758CD">
      <w:pPr>
        <w:spacing w:line="360" w:lineRule="auto"/>
        <w:jc w:val="center"/>
        <w:rPr>
          <w:rFonts w:cs="Times New Roman"/>
          <w:lang w:val="vi-VN"/>
        </w:rPr>
      </w:pPr>
      <w:r w:rsidRPr="00924677">
        <w:rPr>
          <w:rFonts w:cs="Times New Roman"/>
          <w:noProof/>
          <w:lang w:val="vi-VN"/>
        </w:rPr>
        <w:lastRenderedPageBreak/>
        <w:drawing>
          <wp:inline distT="0" distB="0" distL="0" distR="0" wp14:anchorId="2F6DA1A3" wp14:editId="5AE9AD6B">
            <wp:extent cx="5713171" cy="2305997"/>
            <wp:effectExtent l="0" t="0" r="0" b="0"/>
            <wp:docPr id="188" name="Picture 18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picture containing table&#10;&#10;Description automatically generated"/>
                    <pic:cNvPicPr/>
                  </pic:nvPicPr>
                  <pic:blipFill>
                    <a:blip r:embed="rId104"/>
                    <a:stretch>
                      <a:fillRect/>
                    </a:stretch>
                  </pic:blipFill>
                  <pic:spPr>
                    <a:xfrm>
                      <a:off x="0" y="0"/>
                      <a:ext cx="5727282" cy="2311693"/>
                    </a:xfrm>
                    <a:prstGeom prst="rect">
                      <a:avLst/>
                    </a:prstGeom>
                  </pic:spPr>
                </pic:pic>
              </a:graphicData>
            </a:graphic>
          </wp:inline>
        </w:drawing>
      </w:r>
    </w:p>
    <w:p w14:paraId="76708C9D" w14:textId="77777777" w:rsidR="003121A5" w:rsidRPr="009F2D87" w:rsidRDefault="00E566E4" w:rsidP="00F758CD">
      <w:pPr>
        <w:spacing w:line="360" w:lineRule="auto"/>
        <w:jc w:val="center"/>
        <w:rPr>
          <w:rFonts w:cs="Times New Roman"/>
          <w:lang w:val="vi-VN"/>
        </w:rPr>
      </w:pPr>
      <w:r w:rsidRPr="009F2D87">
        <w:rPr>
          <w:rFonts w:cs="Times New Roman"/>
          <w:noProof/>
          <w:lang w:val="vi-VN"/>
        </w:rPr>
        <w:drawing>
          <wp:inline distT="0" distB="0" distL="0" distR="0" wp14:anchorId="5D6CBE04" wp14:editId="4FB60DC6">
            <wp:extent cx="4998720" cy="1840982"/>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09625" cy="1844998"/>
                    </a:xfrm>
                    <a:prstGeom prst="rect">
                      <a:avLst/>
                    </a:prstGeom>
                  </pic:spPr>
                </pic:pic>
              </a:graphicData>
            </a:graphic>
          </wp:inline>
        </w:drawing>
      </w:r>
    </w:p>
    <w:p w14:paraId="705C2E4F" w14:textId="00E89A35" w:rsidR="00E566E4" w:rsidRPr="00F758CD" w:rsidRDefault="00E566E4" w:rsidP="009623D3">
      <w:pPr>
        <w:spacing w:line="360" w:lineRule="auto"/>
        <w:ind w:left="567"/>
        <w:rPr>
          <w:rFonts w:cs="Times New Roman"/>
          <w:b/>
          <w:bCs/>
          <w:lang w:val="vi-VN"/>
        </w:rPr>
      </w:pPr>
      <w:r w:rsidRPr="00F758CD">
        <w:rPr>
          <w:rFonts w:cs="Times New Roman"/>
          <w:b/>
          <w:bCs/>
          <w:lang w:val="vi-VN"/>
        </w:rPr>
        <w:t>Cụm 3:</w:t>
      </w:r>
    </w:p>
    <w:p w14:paraId="5BA916A2" w14:textId="4B82E463" w:rsidR="002011E8" w:rsidRPr="009F2D87" w:rsidRDefault="002011E8" w:rsidP="009623D3">
      <w:pPr>
        <w:spacing w:line="360" w:lineRule="auto"/>
        <w:ind w:left="993" w:hanging="426"/>
        <w:rPr>
          <w:rFonts w:cs="Times New Roman"/>
          <w:lang w:val="vi-VN"/>
        </w:rPr>
      </w:pPr>
      <w:r w:rsidRPr="009F2D87">
        <w:rPr>
          <w:rFonts w:cs="Times New Roman"/>
          <w:lang w:val="vi-VN"/>
        </w:rPr>
        <w:t>-</w:t>
      </w:r>
      <w:r w:rsidR="009623D3">
        <w:rPr>
          <w:rFonts w:cs="Times New Roman"/>
          <w:lang w:val="vi-VN"/>
        </w:rPr>
        <w:tab/>
      </w:r>
      <w:r w:rsidRPr="009F2D87">
        <w:rPr>
          <w:rFonts w:cs="Times New Roman"/>
          <w:lang w:val="vi-VN"/>
        </w:rPr>
        <w:t>Ý nghĩa cụm:</w:t>
      </w:r>
      <w:r w:rsidR="004C723A">
        <w:rPr>
          <w:rFonts w:cs="Times New Roman"/>
          <w:lang w:val="vi-VN"/>
        </w:rPr>
        <w:t xml:space="preserve"> 2 cuộc khủng</w:t>
      </w:r>
      <w:r w:rsidR="004C723A">
        <w:rPr>
          <w:rFonts w:cs="Times New Roman"/>
        </w:rPr>
        <w:t xml:space="preserve"> bố</w:t>
      </w:r>
      <w:r w:rsidR="004C723A">
        <w:rPr>
          <w:rFonts w:cs="Times New Roman"/>
          <w:lang w:val="vi-VN"/>
        </w:rPr>
        <w:t xml:space="preserve"> ở cụm 3 đều </w:t>
      </w:r>
      <w:r w:rsidR="00E9001D">
        <w:rPr>
          <w:rFonts w:cs="Times New Roman"/>
          <w:lang w:val="vi-VN"/>
        </w:rPr>
        <w:t>có loại tấn công là “Hijacking”</w:t>
      </w:r>
      <w:r w:rsidR="00DC21E0">
        <w:rPr>
          <w:rFonts w:cs="Times New Roman"/>
          <w:lang w:val="vi-VN"/>
        </w:rPr>
        <w:t>.</w:t>
      </w:r>
      <w:r w:rsidR="007A4339">
        <w:rPr>
          <w:rFonts w:cs="Times New Roman"/>
          <w:lang w:val="vi-VN"/>
        </w:rPr>
        <w:t xml:space="preserve"> </w:t>
      </w:r>
      <w:r w:rsidR="00941173">
        <w:rPr>
          <w:rFonts w:cs="Times New Roman"/>
          <w:lang w:val="vi-VN"/>
        </w:rPr>
        <w:t>Cả 2 đã gây ra nhiều thương vong và làm rất nhiều người bị thương.</w:t>
      </w:r>
    </w:p>
    <w:p w14:paraId="1243FCAB" w14:textId="6B2FC114" w:rsidR="002810AA" w:rsidRPr="009F2D87" w:rsidRDefault="002810AA" w:rsidP="009623D3">
      <w:pPr>
        <w:spacing w:line="360" w:lineRule="auto"/>
        <w:ind w:left="993" w:hanging="426"/>
        <w:rPr>
          <w:rFonts w:cs="Times New Roman"/>
          <w:lang w:val="vi-VN"/>
        </w:rPr>
      </w:pPr>
      <w:r w:rsidRPr="009F2D87">
        <w:rPr>
          <w:rFonts w:cs="Times New Roman"/>
          <w:lang w:val="vi-VN"/>
        </w:rPr>
        <w:t>-</w:t>
      </w:r>
      <w:r w:rsidR="009623D3">
        <w:rPr>
          <w:rFonts w:cs="Times New Roman"/>
          <w:lang w:val="vi-VN"/>
        </w:rPr>
        <w:tab/>
      </w:r>
      <w:r w:rsidRPr="009F2D87">
        <w:rPr>
          <w:rFonts w:cs="Times New Roman"/>
          <w:lang w:val="vi-VN"/>
        </w:rPr>
        <w:t xml:space="preserve">Phân tích: </w:t>
      </w:r>
      <w:r w:rsidR="00874FA4" w:rsidRPr="009F2D87">
        <w:rPr>
          <w:rFonts w:cs="Times New Roman"/>
          <w:lang w:val="vi-VN"/>
        </w:rPr>
        <w:t>2 cuộc khủng bố xảy ra vào tháng 9 năm 2021 và mục tiêu được nhắm đến là các cư dân và tài sản riêng của họ.</w:t>
      </w:r>
      <w:r w:rsidR="0050574B">
        <w:rPr>
          <w:rFonts w:cs="Times New Roman"/>
          <w:lang w:val="vi-VN"/>
        </w:rPr>
        <w:t xml:space="preserve"> Cả 2 </w:t>
      </w:r>
      <w:r w:rsidR="00575D41">
        <w:rPr>
          <w:rFonts w:cs="Times New Roman"/>
          <w:lang w:val="vi-VN"/>
        </w:rPr>
        <w:t xml:space="preserve">cuộc khủng bố </w:t>
      </w:r>
      <w:r w:rsidR="0050574B">
        <w:rPr>
          <w:rFonts w:cs="Times New Roman"/>
          <w:lang w:val="vi-VN"/>
        </w:rPr>
        <w:t xml:space="preserve">không có sự chênh lệch về số người tử vong và bị thương. </w:t>
      </w:r>
    </w:p>
    <w:p w14:paraId="1EC631A5" w14:textId="254CCC34" w:rsidR="002056DE" w:rsidRPr="009F2D87" w:rsidRDefault="009E159E" w:rsidP="009623D3">
      <w:pPr>
        <w:spacing w:line="360" w:lineRule="auto"/>
        <w:jc w:val="center"/>
        <w:rPr>
          <w:rFonts w:cs="Times New Roman"/>
          <w:lang w:val="vi-VN"/>
        </w:rPr>
      </w:pPr>
      <w:r w:rsidRPr="009E159E">
        <w:rPr>
          <w:rFonts w:cs="Times New Roman"/>
          <w:noProof/>
          <w:lang w:val="vi-VN"/>
        </w:rPr>
        <w:drawing>
          <wp:inline distT="0" distB="0" distL="0" distR="0" wp14:anchorId="6C8B7CDC" wp14:editId="59573EBC">
            <wp:extent cx="6151880" cy="969010"/>
            <wp:effectExtent l="0" t="0" r="0" b="0"/>
            <wp:docPr id="247" name="Hình ảnh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1880" cy="969010"/>
                    </a:xfrm>
                    <a:prstGeom prst="rect">
                      <a:avLst/>
                    </a:prstGeom>
                  </pic:spPr>
                </pic:pic>
              </a:graphicData>
            </a:graphic>
          </wp:inline>
        </w:drawing>
      </w:r>
    </w:p>
    <w:p w14:paraId="24DAA9B1" w14:textId="4D15CB69" w:rsidR="002056DE" w:rsidRPr="00F12FB1" w:rsidRDefault="002056DE" w:rsidP="009623D3">
      <w:pPr>
        <w:spacing w:line="360" w:lineRule="auto"/>
        <w:ind w:left="567"/>
        <w:rPr>
          <w:rFonts w:cs="Times New Roman"/>
          <w:b/>
          <w:u w:val="single"/>
          <w:lang w:val="vi-VN"/>
        </w:rPr>
      </w:pPr>
      <w:r w:rsidRPr="00F12FB1">
        <w:rPr>
          <w:rFonts w:cs="Times New Roman"/>
          <w:b/>
          <w:u w:val="single"/>
          <w:lang w:val="vi-VN"/>
        </w:rPr>
        <w:t>Cụm 4:</w:t>
      </w:r>
    </w:p>
    <w:p w14:paraId="47D2F502" w14:textId="0A557F4A" w:rsidR="002056DE" w:rsidRPr="009F2D87" w:rsidRDefault="002056DE" w:rsidP="009623D3">
      <w:pPr>
        <w:spacing w:line="360" w:lineRule="auto"/>
        <w:ind w:left="993" w:hanging="426"/>
        <w:rPr>
          <w:rFonts w:cs="Times New Roman"/>
          <w:lang w:val="vi-VN"/>
        </w:rPr>
      </w:pPr>
      <w:r w:rsidRPr="009F2D87">
        <w:rPr>
          <w:rFonts w:cs="Times New Roman"/>
          <w:lang w:val="vi-VN"/>
        </w:rPr>
        <w:t>-</w:t>
      </w:r>
      <w:r w:rsidR="009623D3">
        <w:rPr>
          <w:rFonts w:cs="Times New Roman"/>
          <w:lang w:val="vi-VN"/>
        </w:rPr>
        <w:tab/>
      </w:r>
      <w:r w:rsidRPr="009F2D87">
        <w:rPr>
          <w:rFonts w:cs="Times New Roman"/>
          <w:lang w:val="vi-VN"/>
        </w:rPr>
        <w:t xml:space="preserve">Ý nghĩa: </w:t>
      </w:r>
      <w:r w:rsidR="002A3364">
        <w:rPr>
          <w:rFonts w:cs="Times New Roman"/>
          <w:lang w:val="vi-VN"/>
        </w:rPr>
        <w:t>cuộc khủng bố thuộc cụm 4 có loại tấn công là “Hijacking”</w:t>
      </w:r>
      <w:r w:rsidR="00FA1D35">
        <w:rPr>
          <w:rFonts w:cs="Times New Roman"/>
          <w:lang w:val="vi-VN"/>
        </w:rPr>
        <w:t xml:space="preserve">. Mặc dù chỉ có một cuộc tấn công nhưng </w:t>
      </w:r>
      <w:r w:rsidR="00A93CAA">
        <w:rPr>
          <w:rFonts w:cs="Times New Roman"/>
          <w:lang w:val="vi-VN"/>
        </w:rPr>
        <w:t xml:space="preserve">cũng khiến nhiều </w:t>
      </w:r>
      <w:r w:rsidR="00FA1D35">
        <w:rPr>
          <w:rFonts w:cs="Times New Roman"/>
          <w:lang w:val="vi-VN"/>
        </w:rPr>
        <w:t xml:space="preserve">người tử vong và </w:t>
      </w:r>
      <w:r w:rsidR="00A93CAA">
        <w:rPr>
          <w:rFonts w:cs="Times New Roman"/>
          <w:lang w:val="vi-VN"/>
        </w:rPr>
        <w:t>bị thương.</w:t>
      </w:r>
    </w:p>
    <w:p w14:paraId="72D91279" w14:textId="34031F9B" w:rsidR="00F01263" w:rsidRPr="009F2D87" w:rsidRDefault="00F01263" w:rsidP="009623D3">
      <w:pPr>
        <w:spacing w:line="360" w:lineRule="auto"/>
        <w:ind w:left="993" w:hanging="426"/>
        <w:rPr>
          <w:rFonts w:cs="Times New Roman"/>
          <w:lang w:val="vi-VN"/>
        </w:rPr>
      </w:pPr>
      <w:r w:rsidRPr="009F2D87">
        <w:rPr>
          <w:rFonts w:cs="Times New Roman"/>
          <w:lang w:val="vi-VN"/>
        </w:rPr>
        <w:lastRenderedPageBreak/>
        <w:t>-</w:t>
      </w:r>
      <w:r w:rsidR="009623D3">
        <w:rPr>
          <w:rFonts w:cs="Times New Roman"/>
          <w:lang w:val="vi-VN"/>
        </w:rPr>
        <w:tab/>
      </w:r>
      <w:r w:rsidRPr="009F2D87">
        <w:rPr>
          <w:rFonts w:cs="Times New Roman"/>
          <w:lang w:val="vi-VN"/>
        </w:rPr>
        <w:t xml:space="preserve">Phân tích: cuộc khủng bố xảy ra vào tháng 9 năm 2021 và mục tiêu bị nhắm đến là </w:t>
      </w:r>
      <w:r w:rsidR="0062791E">
        <w:rPr>
          <w:rFonts w:cs="Times New Roman"/>
          <w:lang w:val="vi-VN"/>
        </w:rPr>
        <w:t>“Goverment”</w:t>
      </w:r>
      <w:r w:rsidR="002912BB">
        <w:rPr>
          <w:rFonts w:cs="Times New Roman"/>
          <w:lang w:val="vi-VN"/>
        </w:rPr>
        <w:t xml:space="preserve"> ở thành phố Arlington</w:t>
      </w:r>
      <w:r w:rsidRPr="009F2D87">
        <w:rPr>
          <w:rFonts w:cs="Times New Roman"/>
          <w:lang w:val="vi-VN"/>
        </w:rPr>
        <w:t>.</w:t>
      </w:r>
    </w:p>
    <w:p w14:paraId="28091292" w14:textId="2C81F5D0" w:rsidR="00F01263" w:rsidRDefault="008B13F7" w:rsidP="009623D3">
      <w:pPr>
        <w:spacing w:line="360" w:lineRule="auto"/>
        <w:jc w:val="center"/>
        <w:rPr>
          <w:rFonts w:cs="Times New Roman"/>
          <w:lang w:val="vi-VN"/>
        </w:rPr>
      </w:pPr>
      <w:r w:rsidRPr="008B13F7">
        <w:rPr>
          <w:rFonts w:cs="Times New Roman"/>
          <w:noProof/>
          <w:lang w:val="vi-VN"/>
        </w:rPr>
        <w:drawing>
          <wp:inline distT="0" distB="0" distL="0" distR="0" wp14:anchorId="22A85F3F" wp14:editId="246689BD">
            <wp:extent cx="6151880" cy="701675"/>
            <wp:effectExtent l="0" t="0" r="0" b="0"/>
            <wp:docPr id="232" name="Hình ảnh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1880" cy="701675"/>
                    </a:xfrm>
                    <a:prstGeom prst="rect">
                      <a:avLst/>
                    </a:prstGeom>
                  </pic:spPr>
                </pic:pic>
              </a:graphicData>
            </a:graphic>
          </wp:inline>
        </w:drawing>
      </w:r>
    </w:p>
    <w:p w14:paraId="037889A6" w14:textId="339A721F" w:rsidR="000C77FD" w:rsidRPr="00796085" w:rsidRDefault="009623D3" w:rsidP="009623D3">
      <w:pPr>
        <w:pStyle w:val="Heading2"/>
        <w:numPr>
          <w:ilvl w:val="0"/>
          <w:numId w:val="0"/>
        </w:numPr>
        <w:ind w:left="576" w:hanging="576"/>
        <w:rPr>
          <w:rFonts w:cs="Times New Roman"/>
          <w:color w:val="2F5496" w:themeColor="accent1" w:themeShade="BF"/>
          <w:sz w:val="30"/>
          <w:szCs w:val="30"/>
          <w:lang w:val="vi-VN"/>
        </w:rPr>
      </w:pPr>
      <w:bookmarkStart w:id="47" w:name="_Toc122478033"/>
      <w:r w:rsidRPr="00796085">
        <w:rPr>
          <w:rFonts w:cs="Times New Roman"/>
          <w:color w:val="2F5496" w:themeColor="accent1" w:themeShade="BF"/>
          <w:sz w:val="30"/>
          <w:szCs w:val="30"/>
        </w:rPr>
        <w:t>4.2</w:t>
      </w:r>
      <w:r w:rsidRPr="00796085">
        <w:rPr>
          <w:rFonts w:cs="Times New Roman"/>
          <w:color w:val="2F5496" w:themeColor="accent1" w:themeShade="BF"/>
          <w:sz w:val="30"/>
          <w:szCs w:val="30"/>
        </w:rPr>
        <w:tab/>
      </w:r>
      <w:r w:rsidR="00B25570" w:rsidRPr="00796085">
        <w:rPr>
          <w:rFonts w:cs="Times New Roman"/>
          <w:color w:val="2F5496" w:themeColor="accent1" w:themeShade="BF"/>
          <w:sz w:val="30"/>
          <w:szCs w:val="30"/>
          <w:lang w:val="vi-VN"/>
        </w:rPr>
        <w:t xml:space="preserve"> </w:t>
      </w:r>
      <w:r w:rsidR="001124D2" w:rsidRPr="00796085">
        <w:rPr>
          <w:rFonts w:cs="Times New Roman"/>
          <w:color w:val="2F5496" w:themeColor="accent1" w:themeShade="BF"/>
          <w:sz w:val="30"/>
          <w:szCs w:val="30"/>
          <w:lang w:val="vi-VN"/>
        </w:rPr>
        <w:t>So sánh và đánh giá</w:t>
      </w:r>
      <w:bookmarkEnd w:id="47"/>
    </w:p>
    <w:p w14:paraId="37770496" w14:textId="281352C0" w:rsidR="00225B41" w:rsidRPr="00225B41" w:rsidRDefault="00225B41" w:rsidP="009623D3">
      <w:pPr>
        <w:spacing w:line="360" w:lineRule="auto"/>
        <w:ind w:left="567"/>
        <w:rPr>
          <w:rFonts w:cs="Times New Roman"/>
          <w:lang w:val="vi-VN"/>
        </w:rPr>
      </w:pPr>
      <w:r w:rsidRPr="00225B41">
        <w:rPr>
          <w:rFonts w:cs="Times New Roman"/>
          <w:lang w:val="vi-VN"/>
        </w:rPr>
        <w:t xml:space="preserve">Để so sánh hai thuật toán này, tỷ lệ chi phí so với số ô lặp lại được quan sát cho cả khoảng cách euclidean và manhattan. </w:t>
      </w:r>
    </w:p>
    <w:p w14:paraId="6BF7B572" w14:textId="03459891" w:rsidR="00225B41" w:rsidRPr="00225B41" w:rsidRDefault="00225B41" w:rsidP="009623D3">
      <w:pPr>
        <w:spacing w:line="360" w:lineRule="auto"/>
        <w:ind w:left="567"/>
        <w:rPr>
          <w:rFonts w:cs="Times New Roman"/>
          <w:lang w:val="vi-VN"/>
        </w:rPr>
      </w:pPr>
      <w:r w:rsidRPr="00225B41">
        <w:rPr>
          <w:rFonts w:cs="Times New Roman"/>
          <w:lang w:val="vi-VN"/>
        </w:rPr>
        <w:t xml:space="preserve">Đối với kmeans, điểm bắt đầu của chi phí thấp hơn kmeans ++. Tuy nhiên, giá trị điểm cuối của hàm chi phí cao hơn kmeans ++. </w:t>
      </w:r>
    </w:p>
    <w:p w14:paraId="18F8D725" w14:textId="6F2687EF" w:rsidR="00225B41" w:rsidRPr="00225B41" w:rsidRDefault="00225B41" w:rsidP="009623D3">
      <w:pPr>
        <w:spacing w:line="360" w:lineRule="auto"/>
        <w:ind w:left="567"/>
        <w:rPr>
          <w:rFonts w:cs="Times New Roman"/>
          <w:lang w:val="vi-VN"/>
        </w:rPr>
      </w:pPr>
      <w:r w:rsidRPr="00225B41">
        <w:rPr>
          <w:rFonts w:cs="Times New Roman"/>
          <w:lang w:val="vi-VN"/>
        </w:rPr>
        <w:t xml:space="preserve">Điều này cho thấy đối với kmeans ++ mặc dù nó bắt đầu ở hàm chi phí cao hơn, nhưng sự hội tụ sẽ sớm đạt được với giá trị nhỏ nhất của hàm chi phí so với kmeans. </w:t>
      </w:r>
    </w:p>
    <w:p w14:paraId="691473B3" w14:textId="2722F3AD" w:rsidR="001124D2" w:rsidRDefault="00225B41" w:rsidP="009623D3">
      <w:pPr>
        <w:spacing w:line="360" w:lineRule="auto"/>
        <w:ind w:left="567"/>
        <w:rPr>
          <w:rFonts w:cs="Times New Roman"/>
          <w:lang w:val="vi-VN"/>
        </w:rPr>
      </w:pPr>
      <w:r w:rsidRPr="00225B41">
        <w:rPr>
          <w:rFonts w:cs="Times New Roman"/>
          <w:lang w:val="vi-VN"/>
        </w:rPr>
        <w:t>Điều này chứng minh rằng kmeans ++ có thể là thuật toán phân cụm hiệu quả nhất trong số hai thuật toán này.</w:t>
      </w:r>
    </w:p>
    <w:tbl>
      <w:tblPr>
        <w:tblStyle w:val="TableGrid"/>
        <w:tblW w:w="0" w:type="auto"/>
        <w:tblInd w:w="562" w:type="dxa"/>
        <w:tblLook w:val="04A0" w:firstRow="1" w:lastRow="0" w:firstColumn="1" w:lastColumn="0" w:noHBand="0" w:noVBand="1"/>
      </w:tblPr>
      <w:tblGrid>
        <w:gridCol w:w="3946"/>
        <w:gridCol w:w="4509"/>
      </w:tblGrid>
      <w:tr w:rsidR="00147502" w14:paraId="4D27820F" w14:textId="77777777">
        <w:trPr>
          <w:trHeight w:val="526"/>
        </w:trPr>
        <w:tc>
          <w:tcPr>
            <w:tcW w:w="3946" w:type="dxa"/>
            <w:shd w:val="clear" w:color="auto" w:fill="8EAADB" w:themeFill="accent1" w:themeFillTint="99"/>
            <w:vAlign w:val="center"/>
          </w:tcPr>
          <w:p w14:paraId="2E577642" w14:textId="77777777" w:rsidR="00147502" w:rsidRDefault="00147502">
            <w:pPr>
              <w:jc w:val="center"/>
              <w:rPr>
                <w:rFonts w:asciiTheme="minorHAnsi" w:hAnsiTheme="minorHAnsi" w:cstheme="minorHAnsi"/>
                <w:b/>
                <w:szCs w:val="28"/>
              </w:rPr>
            </w:pPr>
            <w:r>
              <w:rPr>
                <w:rFonts w:asciiTheme="minorHAnsi" w:hAnsiTheme="minorHAnsi" w:cstheme="minorHAnsi"/>
                <w:b/>
                <w:szCs w:val="28"/>
              </w:rPr>
              <w:t>Euclid Distance</w:t>
            </w:r>
          </w:p>
        </w:tc>
        <w:tc>
          <w:tcPr>
            <w:tcW w:w="4509" w:type="dxa"/>
            <w:shd w:val="clear" w:color="auto" w:fill="8EAADB" w:themeFill="accent1" w:themeFillTint="99"/>
            <w:vAlign w:val="center"/>
          </w:tcPr>
          <w:p w14:paraId="6C608051" w14:textId="77777777" w:rsidR="00147502" w:rsidRDefault="00147502">
            <w:pPr>
              <w:jc w:val="center"/>
              <w:rPr>
                <w:rFonts w:asciiTheme="minorHAnsi" w:hAnsiTheme="minorHAnsi" w:cstheme="minorHAnsi"/>
                <w:b/>
                <w:szCs w:val="28"/>
              </w:rPr>
            </w:pPr>
            <w:r>
              <w:rPr>
                <w:rFonts w:asciiTheme="minorHAnsi" w:hAnsiTheme="minorHAnsi" w:cstheme="minorHAnsi"/>
                <w:b/>
                <w:szCs w:val="28"/>
              </w:rPr>
              <w:t>Manhattan Distance</w:t>
            </w:r>
          </w:p>
        </w:tc>
      </w:tr>
      <w:tr w:rsidR="00147502" w14:paraId="623644F2" w14:textId="77777777">
        <w:trPr>
          <w:trHeight w:val="603"/>
        </w:trPr>
        <w:tc>
          <w:tcPr>
            <w:tcW w:w="3946" w:type="dxa"/>
            <w:vAlign w:val="center"/>
          </w:tcPr>
          <w:p w14:paraId="7FB5632B" w14:textId="2B278C89" w:rsidR="00147502" w:rsidRPr="00F61FFD" w:rsidRDefault="00147502">
            <w:pPr>
              <w:jc w:val="center"/>
              <w:rPr>
                <w:rFonts w:cs="Times New Roman"/>
                <w:szCs w:val="28"/>
              </w:rPr>
            </w:pPr>
            <w:r w:rsidRPr="00F61FFD">
              <w:rPr>
                <w:rFonts w:cs="Times New Roman"/>
                <w:szCs w:val="28"/>
              </w:rPr>
              <w:t xml:space="preserve">Giá trị chi phí </w:t>
            </w:r>
            <w:r w:rsidR="00942D63">
              <w:rPr>
                <w:rFonts w:cs="Times New Roman"/>
                <w:szCs w:val="28"/>
              </w:rPr>
              <w:t>nhiều</w:t>
            </w:r>
            <w:r>
              <w:rPr>
                <w:rFonts w:cs="Times New Roman"/>
                <w:szCs w:val="28"/>
                <w:lang w:val="vi-VN"/>
              </w:rPr>
              <w:t xml:space="preserve"> </w:t>
            </w:r>
            <w:r w:rsidRPr="00F61FFD">
              <w:rPr>
                <w:rFonts w:cs="Times New Roman"/>
                <w:szCs w:val="28"/>
              </w:rPr>
              <w:t>hơn</w:t>
            </w:r>
          </w:p>
        </w:tc>
        <w:tc>
          <w:tcPr>
            <w:tcW w:w="4509" w:type="dxa"/>
            <w:vAlign w:val="center"/>
          </w:tcPr>
          <w:p w14:paraId="6CAA7423" w14:textId="34E38E55" w:rsidR="00147502" w:rsidRPr="00F61FFD" w:rsidRDefault="00147502">
            <w:pPr>
              <w:jc w:val="center"/>
              <w:rPr>
                <w:rFonts w:cs="Times New Roman"/>
                <w:szCs w:val="28"/>
              </w:rPr>
            </w:pPr>
            <w:r w:rsidRPr="00F61FFD">
              <w:rPr>
                <w:rFonts w:cs="Times New Roman"/>
                <w:szCs w:val="28"/>
              </w:rPr>
              <w:t xml:space="preserve">Giá trị chi phí </w:t>
            </w:r>
            <w:r w:rsidR="00942D63">
              <w:rPr>
                <w:rFonts w:cs="Times New Roman"/>
                <w:szCs w:val="28"/>
              </w:rPr>
              <w:t>thấp</w:t>
            </w:r>
            <w:r>
              <w:rPr>
                <w:rFonts w:cs="Times New Roman"/>
                <w:szCs w:val="28"/>
                <w:lang w:val="vi-VN"/>
              </w:rPr>
              <w:t xml:space="preserve"> </w:t>
            </w:r>
            <w:r w:rsidRPr="00F61FFD">
              <w:rPr>
                <w:rFonts w:cs="Times New Roman"/>
                <w:szCs w:val="28"/>
              </w:rPr>
              <w:t>hơn</w:t>
            </w:r>
          </w:p>
        </w:tc>
      </w:tr>
      <w:tr w:rsidR="00147502" w14:paraId="113EDAFA" w14:textId="77777777">
        <w:trPr>
          <w:trHeight w:val="914"/>
        </w:trPr>
        <w:tc>
          <w:tcPr>
            <w:tcW w:w="3946" w:type="dxa"/>
            <w:vAlign w:val="center"/>
          </w:tcPr>
          <w:p w14:paraId="56FFD6D9" w14:textId="16B86974" w:rsidR="00147502" w:rsidRPr="00F61FFD" w:rsidRDefault="00147502" w:rsidP="009623D3">
            <w:pPr>
              <w:jc w:val="center"/>
              <w:rPr>
                <w:rFonts w:cs="Times New Roman"/>
                <w:szCs w:val="28"/>
              </w:rPr>
            </w:pPr>
            <w:r w:rsidRPr="00F61FFD">
              <w:rPr>
                <w:rFonts w:cs="Times New Roman"/>
                <w:szCs w:val="28"/>
              </w:rPr>
              <w:t xml:space="preserve">Chi phí giảm thiểu sau sau khi thực hiện </w:t>
            </w:r>
            <w:r w:rsidR="002021EF">
              <w:rPr>
                <w:rFonts w:cs="Times New Roman"/>
                <w:szCs w:val="28"/>
              </w:rPr>
              <w:t>ít</w:t>
            </w:r>
            <w:r>
              <w:rPr>
                <w:rFonts w:cs="Times New Roman"/>
                <w:szCs w:val="28"/>
                <w:lang w:val="vi-VN"/>
              </w:rPr>
              <w:t xml:space="preserve"> </w:t>
            </w:r>
            <w:r w:rsidRPr="00F61FFD">
              <w:rPr>
                <w:rFonts w:cs="Times New Roman"/>
                <w:szCs w:val="28"/>
              </w:rPr>
              <w:t>hơn</w:t>
            </w:r>
            <w:r>
              <w:rPr>
                <w:rFonts w:cs="Times New Roman"/>
                <w:szCs w:val="28"/>
              </w:rPr>
              <w:t xml:space="preserve"> (</w:t>
            </w:r>
            <w:r w:rsidR="002021EF">
              <w:rPr>
                <w:rFonts w:cs="Times New Roman"/>
                <w:szCs w:val="28"/>
              </w:rPr>
              <w:t>33</w:t>
            </w:r>
            <w:r w:rsidR="002021EF">
              <w:rPr>
                <w:rFonts w:cs="Times New Roman"/>
                <w:szCs w:val="28"/>
                <w:lang w:val="vi-VN"/>
              </w:rPr>
              <w:t>,4%</w:t>
            </w:r>
            <w:r w:rsidRPr="00F61FFD">
              <w:rPr>
                <w:rFonts w:cs="Times New Roman"/>
                <w:szCs w:val="28"/>
              </w:rPr>
              <w:t>)</w:t>
            </w:r>
          </w:p>
        </w:tc>
        <w:tc>
          <w:tcPr>
            <w:tcW w:w="4509" w:type="dxa"/>
            <w:vAlign w:val="center"/>
          </w:tcPr>
          <w:p w14:paraId="2FE221FE" w14:textId="04B45355" w:rsidR="00147502" w:rsidRPr="00F61FFD" w:rsidRDefault="00147502">
            <w:pPr>
              <w:jc w:val="center"/>
              <w:rPr>
                <w:rFonts w:cs="Times New Roman"/>
                <w:szCs w:val="28"/>
              </w:rPr>
            </w:pPr>
            <w:r w:rsidRPr="00F61FFD">
              <w:rPr>
                <w:rFonts w:cs="Times New Roman"/>
                <w:szCs w:val="28"/>
              </w:rPr>
              <w:t>Chi phí giảm thiểu sau sau khi thực hiện ít hơn</w:t>
            </w:r>
            <w:r>
              <w:rPr>
                <w:rFonts w:cs="Times New Roman"/>
                <w:szCs w:val="28"/>
              </w:rPr>
              <w:t xml:space="preserve"> (</w:t>
            </w:r>
            <w:r w:rsidR="00E37AE1">
              <w:rPr>
                <w:rFonts w:cs="Times New Roman"/>
                <w:szCs w:val="28"/>
              </w:rPr>
              <w:t>40</w:t>
            </w:r>
            <w:r w:rsidR="00E37AE1">
              <w:rPr>
                <w:rFonts w:cs="Times New Roman"/>
                <w:szCs w:val="28"/>
                <w:lang w:val="vi-VN"/>
              </w:rPr>
              <w:t>.34%</w:t>
            </w:r>
            <w:r w:rsidRPr="00F61FFD">
              <w:rPr>
                <w:rFonts w:cs="Times New Roman"/>
                <w:szCs w:val="28"/>
              </w:rPr>
              <w:t>)</w:t>
            </w:r>
          </w:p>
        </w:tc>
      </w:tr>
    </w:tbl>
    <w:p w14:paraId="1A36408F" w14:textId="267BE2B2" w:rsidR="00147502" w:rsidRDefault="00B37874" w:rsidP="009623D3">
      <w:pPr>
        <w:pStyle w:val="ListParagraph"/>
        <w:spacing w:line="360" w:lineRule="auto"/>
        <w:ind w:left="567"/>
        <w:rPr>
          <w:rFonts w:cs="Times New Roman"/>
          <w:b/>
          <w:bCs/>
        </w:rPr>
      </w:pPr>
      <w:r w:rsidRPr="00B37874">
        <w:rPr>
          <w:rFonts w:cs="Times New Roman"/>
          <w:b/>
          <w:bCs/>
        </w:rPr>
        <w:t xml:space="preserve">Nhận </w:t>
      </w:r>
      <w:r w:rsidR="003B6A1A">
        <w:rPr>
          <w:rFonts w:cs="Times New Roman"/>
          <w:b/>
          <w:bCs/>
        </w:rPr>
        <w:t>xét:</w:t>
      </w:r>
    </w:p>
    <w:p w14:paraId="2050741E" w14:textId="29391E94" w:rsidR="003B6A1A" w:rsidRPr="003B6A1A" w:rsidRDefault="00DA0350" w:rsidP="009623D3">
      <w:pPr>
        <w:pStyle w:val="ListParagraph"/>
        <w:numPr>
          <w:ilvl w:val="0"/>
          <w:numId w:val="53"/>
        </w:numPr>
        <w:spacing w:line="360" w:lineRule="auto"/>
        <w:rPr>
          <w:rFonts w:cs="Times New Roman"/>
        </w:rPr>
      </w:pPr>
      <w:r>
        <w:rPr>
          <w:rFonts w:cs="Times New Roman"/>
        </w:rPr>
        <w:t xml:space="preserve">Thực hiện </w:t>
      </w:r>
      <w:r w:rsidR="0008332C">
        <w:rPr>
          <w:rFonts w:cs="Times New Roman"/>
        </w:rPr>
        <w:t xml:space="preserve">chạy thuật toán với khoảng cách </w:t>
      </w:r>
      <w:r w:rsidR="00323EA3">
        <w:rPr>
          <w:rFonts w:cs="Times New Roman"/>
        </w:rPr>
        <w:t>Manhattan</w:t>
      </w:r>
      <w:r w:rsidR="00A67623">
        <w:rPr>
          <w:rFonts w:cs="Times New Roman"/>
        </w:rPr>
        <w:t xml:space="preserve"> </w:t>
      </w:r>
      <w:r w:rsidR="003D1AC5">
        <w:rPr>
          <w:rFonts w:cs="Times New Roman"/>
        </w:rPr>
        <w:t xml:space="preserve">giảm thiểu được nhiều chi phí </w:t>
      </w:r>
      <w:r w:rsidR="007579A1">
        <w:rPr>
          <w:rFonts w:cs="Times New Roman"/>
        </w:rPr>
        <w:t xml:space="preserve">thực hiện hơn </w:t>
      </w:r>
      <w:r w:rsidR="00C55C91">
        <w:rPr>
          <w:rFonts w:cs="Times New Roman"/>
        </w:rPr>
        <w:t>và cho hiệu quả cao hơn.</w:t>
      </w:r>
    </w:p>
    <w:p w14:paraId="4FB5BE6D" w14:textId="77777777" w:rsidR="009623D3" w:rsidRDefault="009623D3" w:rsidP="00DB624F">
      <w:pPr>
        <w:spacing w:line="360" w:lineRule="auto"/>
        <w:rPr>
          <w:rFonts w:cs="Times New Roman"/>
          <w:b/>
          <w:bCs/>
        </w:rPr>
      </w:pPr>
    </w:p>
    <w:p w14:paraId="521693EA" w14:textId="77777777" w:rsidR="009623D3" w:rsidRDefault="009623D3" w:rsidP="00DB624F">
      <w:pPr>
        <w:spacing w:line="360" w:lineRule="auto"/>
        <w:rPr>
          <w:rFonts w:cs="Times New Roman"/>
          <w:b/>
          <w:bCs/>
        </w:rPr>
      </w:pPr>
    </w:p>
    <w:p w14:paraId="64DC54A1" w14:textId="77777777" w:rsidR="009623D3" w:rsidRDefault="009623D3" w:rsidP="00DB624F">
      <w:pPr>
        <w:spacing w:line="360" w:lineRule="auto"/>
        <w:rPr>
          <w:rFonts w:cs="Times New Roman"/>
          <w:b/>
          <w:bCs/>
        </w:rPr>
      </w:pPr>
    </w:p>
    <w:p w14:paraId="7F4C6427" w14:textId="77777777" w:rsidR="009623D3" w:rsidRDefault="009623D3" w:rsidP="00DB624F">
      <w:pPr>
        <w:spacing w:line="360" w:lineRule="auto"/>
        <w:rPr>
          <w:rFonts w:cs="Times New Roman"/>
          <w:b/>
          <w:bCs/>
        </w:rPr>
      </w:pPr>
    </w:p>
    <w:p w14:paraId="32450516" w14:textId="77777777" w:rsidR="009623D3" w:rsidRDefault="009623D3" w:rsidP="00DB624F">
      <w:pPr>
        <w:spacing w:line="360" w:lineRule="auto"/>
        <w:rPr>
          <w:rFonts w:cs="Times New Roman"/>
          <w:b/>
          <w:bCs/>
        </w:rPr>
      </w:pPr>
    </w:p>
    <w:p w14:paraId="11EFD5FF" w14:textId="30AB2F5E" w:rsidR="00DB624F" w:rsidRPr="00796085" w:rsidRDefault="00DB624F" w:rsidP="00AD3B78">
      <w:pPr>
        <w:pStyle w:val="Heading1"/>
        <w:jc w:val="center"/>
        <w:rPr>
          <w:rFonts w:ascii="Times New Roman" w:hAnsi="Times New Roman" w:cs="Times New Roman"/>
          <w:b/>
          <w:bCs/>
          <w:sz w:val="40"/>
          <w:szCs w:val="40"/>
          <w:lang w:val="vi-VN"/>
        </w:rPr>
      </w:pPr>
      <w:bookmarkStart w:id="48" w:name="_Toc122478034"/>
      <w:r w:rsidRPr="00796085">
        <w:rPr>
          <w:rFonts w:ascii="Times New Roman" w:hAnsi="Times New Roman" w:cs="Times New Roman"/>
          <w:b/>
          <w:bCs/>
          <w:sz w:val="40"/>
          <w:szCs w:val="40"/>
        </w:rPr>
        <w:lastRenderedPageBreak/>
        <w:t>V</w:t>
      </w:r>
      <w:r w:rsidRPr="00796085">
        <w:rPr>
          <w:rFonts w:ascii="Times New Roman" w:hAnsi="Times New Roman" w:cs="Times New Roman"/>
          <w:b/>
          <w:bCs/>
          <w:sz w:val="40"/>
          <w:szCs w:val="40"/>
          <w:lang w:val="vi-VN"/>
        </w:rPr>
        <w:t xml:space="preserve">.Kết </w:t>
      </w:r>
      <w:r w:rsidR="000E57BB" w:rsidRPr="00796085">
        <w:rPr>
          <w:rFonts w:ascii="Times New Roman" w:hAnsi="Times New Roman" w:cs="Times New Roman"/>
          <w:b/>
          <w:bCs/>
          <w:sz w:val="40"/>
          <w:szCs w:val="40"/>
          <w:lang w:val="vi-VN"/>
        </w:rPr>
        <w:t>luận</w:t>
      </w:r>
      <w:bookmarkEnd w:id="48"/>
    </w:p>
    <w:p w14:paraId="4818DE9B" w14:textId="01C534CA" w:rsidR="008D3D0C" w:rsidRPr="007D7EE8" w:rsidRDefault="00AD3B78" w:rsidP="00AD3B78">
      <w:pPr>
        <w:pStyle w:val="Heading2"/>
        <w:numPr>
          <w:ilvl w:val="0"/>
          <w:numId w:val="0"/>
        </w:numPr>
        <w:ind w:left="576" w:hanging="576"/>
        <w:rPr>
          <w:rFonts w:cs="Times New Roman"/>
          <w:color w:val="2F5496" w:themeColor="accent1" w:themeShade="BF"/>
          <w:sz w:val="30"/>
          <w:szCs w:val="30"/>
          <w:lang w:val="vi-VN"/>
        </w:rPr>
      </w:pPr>
      <w:bookmarkStart w:id="49" w:name="_Toc122478035"/>
      <w:r w:rsidRPr="007D7EE8">
        <w:rPr>
          <w:rFonts w:cs="Times New Roman"/>
          <w:color w:val="2F5496" w:themeColor="accent1" w:themeShade="BF"/>
          <w:sz w:val="30"/>
          <w:szCs w:val="30"/>
        </w:rPr>
        <w:t>5.</w:t>
      </w:r>
      <w:r w:rsidR="008D3D0C" w:rsidRPr="007D7EE8">
        <w:rPr>
          <w:rFonts w:cs="Times New Roman"/>
          <w:color w:val="2F5496" w:themeColor="accent1" w:themeShade="BF"/>
          <w:sz w:val="30"/>
          <w:szCs w:val="30"/>
          <w:lang w:val="vi-VN"/>
        </w:rPr>
        <w:t>1</w:t>
      </w:r>
      <w:r w:rsidRPr="007D7EE8">
        <w:rPr>
          <w:rFonts w:cs="Times New Roman"/>
          <w:color w:val="2F5496" w:themeColor="accent1" w:themeShade="BF"/>
          <w:sz w:val="30"/>
          <w:szCs w:val="30"/>
          <w:lang w:val="vi-VN"/>
        </w:rPr>
        <w:tab/>
      </w:r>
      <w:r w:rsidR="008D3D0C" w:rsidRPr="007D7EE8">
        <w:rPr>
          <w:rFonts w:cs="Times New Roman"/>
          <w:color w:val="2F5496" w:themeColor="accent1" w:themeShade="BF"/>
          <w:sz w:val="30"/>
          <w:szCs w:val="30"/>
          <w:lang w:val="vi-VN"/>
        </w:rPr>
        <w:t>Ưu điểm</w:t>
      </w:r>
      <w:bookmarkEnd w:id="49"/>
    </w:p>
    <w:p w14:paraId="1EF43F40" w14:textId="58A37FDD" w:rsidR="00333B69" w:rsidRDefault="00337969" w:rsidP="00AD3B78">
      <w:pPr>
        <w:pStyle w:val="ListParagraph"/>
        <w:numPr>
          <w:ilvl w:val="0"/>
          <w:numId w:val="54"/>
        </w:numPr>
        <w:spacing w:line="360" w:lineRule="auto"/>
        <w:ind w:left="993" w:hanging="426"/>
        <w:rPr>
          <w:rFonts w:cs="Times New Roman"/>
        </w:rPr>
      </w:pPr>
      <w:r>
        <w:rPr>
          <w:rFonts w:cs="Times New Roman"/>
        </w:rPr>
        <w:t xml:space="preserve">Ứng dụng được bài toán phân cụm </w:t>
      </w:r>
      <w:r w:rsidR="00CA1DEE">
        <w:rPr>
          <w:rFonts w:cs="Times New Roman"/>
        </w:rPr>
        <w:t>và giải quyết được vấn đề đặt ra.</w:t>
      </w:r>
    </w:p>
    <w:p w14:paraId="0C3826E3" w14:textId="3AA4003B" w:rsidR="00EF08AE" w:rsidRPr="00E91408" w:rsidRDefault="00EF08AE" w:rsidP="00AD3B78">
      <w:pPr>
        <w:pStyle w:val="ListParagraph"/>
        <w:numPr>
          <w:ilvl w:val="0"/>
          <w:numId w:val="54"/>
        </w:numPr>
        <w:spacing w:line="360" w:lineRule="auto"/>
        <w:ind w:left="993" w:hanging="426"/>
        <w:rPr>
          <w:rFonts w:cs="Times New Roman"/>
        </w:rPr>
      </w:pPr>
      <w:r>
        <w:rPr>
          <w:rFonts w:cs="Times New Roman"/>
        </w:rPr>
        <w:t>Áp dụng được các phương pháp đánh giá và so sánh mô hình.</w:t>
      </w:r>
    </w:p>
    <w:p w14:paraId="624E4B59" w14:textId="5F45958B" w:rsidR="008D3D0C" w:rsidRDefault="00AD3B78" w:rsidP="00AD3B78">
      <w:pPr>
        <w:pStyle w:val="Heading2"/>
        <w:numPr>
          <w:ilvl w:val="0"/>
          <w:numId w:val="0"/>
        </w:numPr>
        <w:ind w:left="576" w:hanging="576"/>
        <w:rPr>
          <w:rFonts w:cs="Times New Roman"/>
          <w:b w:val="0"/>
          <w:lang w:val="vi-VN"/>
        </w:rPr>
      </w:pPr>
      <w:bookmarkStart w:id="50" w:name="_Toc122478036"/>
      <w:r w:rsidRPr="00AD3B78">
        <w:rPr>
          <w:rFonts w:cs="Times New Roman"/>
          <w:color w:val="2F5496" w:themeColor="accent1" w:themeShade="BF"/>
          <w:sz w:val="30"/>
          <w:szCs w:val="30"/>
        </w:rPr>
        <w:t>5.</w:t>
      </w:r>
      <w:r w:rsidRPr="00AD3B78">
        <w:rPr>
          <w:rFonts w:cs="Times New Roman"/>
          <w:color w:val="4472C4" w:themeColor="accent1"/>
          <w:sz w:val="30"/>
          <w:szCs w:val="30"/>
        </w:rPr>
        <w:t>2</w:t>
      </w:r>
      <w:r w:rsidR="008D3D0C" w:rsidRPr="00AD3B78">
        <w:rPr>
          <w:rFonts w:cs="Times New Roman"/>
          <w:color w:val="2F5496" w:themeColor="accent1" w:themeShade="BF"/>
          <w:sz w:val="30"/>
          <w:szCs w:val="30"/>
          <w:lang w:val="vi-VN"/>
        </w:rPr>
        <w:t xml:space="preserve"> </w:t>
      </w:r>
      <w:r w:rsidRPr="00AD3B78">
        <w:rPr>
          <w:rFonts w:cs="Times New Roman"/>
          <w:color w:val="2F5496" w:themeColor="accent1" w:themeShade="BF"/>
          <w:sz w:val="30"/>
          <w:szCs w:val="30"/>
          <w:lang w:val="vi-VN"/>
        </w:rPr>
        <w:tab/>
      </w:r>
      <w:r w:rsidR="008D3D0C" w:rsidRPr="001E5D73">
        <w:rPr>
          <w:rFonts w:cs="Times New Roman"/>
          <w:color w:val="2F5496" w:themeColor="accent1" w:themeShade="BF"/>
          <w:sz w:val="30"/>
          <w:szCs w:val="30"/>
          <w:lang w:val="vi-VN"/>
        </w:rPr>
        <w:t>Khuyết điểm</w:t>
      </w:r>
      <w:bookmarkEnd w:id="50"/>
    </w:p>
    <w:p w14:paraId="45491C25" w14:textId="77777777" w:rsidR="002B24FF" w:rsidRPr="002B24FF" w:rsidRDefault="002B24FF" w:rsidP="001E5D73">
      <w:pPr>
        <w:spacing w:line="360" w:lineRule="auto"/>
        <w:ind w:left="567"/>
        <w:rPr>
          <w:rFonts w:cs="Times New Roman"/>
          <w:lang w:val="vi-VN"/>
        </w:rPr>
      </w:pPr>
      <w:r w:rsidRPr="002B24FF">
        <w:rPr>
          <w:rFonts w:cs="Times New Roman"/>
          <w:lang w:val="vi-VN"/>
        </w:rPr>
        <w:t>Vì thời gian để nghiên cứu và hiện thực đề tài còn giới hạn do đó còn tồn tại một số hạn chế, như sau:</w:t>
      </w:r>
    </w:p>
    <w:p w14:paraId="20C9963A" w14:textId="27869064" w:rsidR="002B24FF" w:rsidRPr="002B24FF" w:rsidRDefault="002B24FF" w:rsidP="00AD3B78">
      <w:pPr>
        <w:pStyle w:val="ListParagraph"/>
        <w:numPr>
          <w:ilvl w:val="0"/>
          <w:numId w:val="55"/>
        </w:numPr>
        <w:spacing w:line="360" w:lineRule="auto"/>
        <w:ind w:left="851" w:hanging="284"/>
        <w:rPr>
          <w:rFonts w:cs="Times New Roman"/>
        </w:rPr>
      </w:pPr>
      <w:r w:rsidRPr="002B24FF">
        <w:rPr>
          <w:rFonts w:cs="Times New Roman"/>
        </w:rPr>
        <w:t>Chưa ứng dụng thêm các Distance Measure khác vào xử lý bài toán.</w:t>
      </w:r>
    </w:p>
    <w:p w14:paraId="4700EFC5" w14:textId="61E62B1A" w:rsidR="002A1580" w:rsidRPr="002B24FF" w:rsidRDefault="002B24FF" w:rsidP="00AD3B78">
      <w:pPr>
        <w:pStyle w:val="ListParagraph"/>
        <w:numPr>
          <w:ilvl w:val="0"/>
          <w:numId w:val="55"/>
        </w:numPr>
        <w:spacing w:line="360" w:lineRule="auto"/>
        <w:ind w:left="851" w:hanging="284"/>
        <w:rPr>
          <w:rFonts w:cs="Times New Roman"/>
        </w:rPr>
      </w:pPr>
      <w:r w:rsidRPr="002B24FF">
        <w:rPr>
          <w:rFonts w:cs="Times New Roman"/>
        </w:rPr>
        <w:t>Chưa nghiên cứu tìm thêm một số thuật toán khác tối ưu hơn.</w:t>
      </w:r>
    </w:p>
    <w:p w14:paraId="54DDD521" w14:textId="6A6F02C4" w:rsidR="008D3D0C" w:rsidRDefault="00AD3B78" w:rsidP="00AD3B78">
      <w:pPr>
        <w:pStyle w:val="Heading2"/>
        <w:numPr>
          <w:ilvl w:val="0"/>
          <w:numId w:val="0"/>
        </w:numPr>
        <w:ind w:left="576" w:hanging="576"/>
        <w:rPr>
          <w:rFonts w:cs="Times New Roman"/>
          <w:b w:val="0"/>
          <w:lang w:val="vi-VN"/>
        </w:rPr>
      </w:pPr>
      <w:bookmarkStart w:id="51" w:name="_Toc122478037"/>
      <w:r w:rsidRPr="00AD3B78">
        <w:rPr>
          <w:rFonts w:cs="Times New Roman"/>
          <w:color w:val="2F5496" w:themeColor="accent1" w:themeShade="BF"/>
          <w:sz w:val="30"/>
          <w:szCs w:val="30"/>
        </w:rPr>
        <w:t>5.</w:t>
      </w:r>
      <w:r w:rsidRPr="00AD3B78">
        <w:rPr>
          <w:rFonts w:cs="Times New Roman"/>
          <w:color w:val="4472C4" w:themeColor="accent1"/>
          <w:sz w:val="30"/>
          <w:szCs w:val="30"/>
        </w:rPr>
        <w:t>3</w:t>
      </w:r>
      <w:r w:rsidR="008D3D0C" w:rsidRPr="00AD3B78">
        <w:rPr>
          <w:rFonts w:cs="Times New Roman"/>
          <w:color w:val="2F5496" w:themeColor="accent1" w:themeShade="BF"/>
          <w:sz w:val="30"/>
          <w:szCs w:val="30"/>
          <w:lang w:val="vi-VN"/>
        </w:rPr>
        <w:t xml:space="preserve"> </w:t>
      </w:r>
      <w:r w:rsidRPr="001E5D73">
        <w:rPr>
          <w:rFonts w:cs="Times New Roman"/>
          <w:color w:val="2F5496" w:themeColor="accent1" w:themeShade="BF"/>
          <w:sz w:val="30"/>
          <w:szCs w:val="30"/>
          <w:lang w:val="vi-VN"/>
        </w:rPr>
        <w:tab/>
      </w:r>
      <w:r w:rsidR="008D3D0C" w:rsidRPr="001E5D73">
        <w:rPr>
          <w:rFonts w:cs="Times New Roman"/>
          <w:color w:val="2F5496" w:themeColor="accent1" w:themeShade="BF"/>
          <w:sz w:val="30"/>
          <w:szCs w:val="30"/>
          <w:lang w:val="vi-VN"/>
        </w:rPr>
        <w:t xml:space="preserve">Hướng phát </w:t>
      </w:r>
      <w:r w:rsidR="00B30D2F" w:rsidRPr="001E5D73">
        <w:rPr>
          <w:rFonts w:cs="Times New Roman"/>
          <w:color w:val="2F5496" w:themeColor="accent1" w:themeShade="BF"/>
          <w:sz w:val="30"/>
          <w:szCs w:val="30"/>
          <w:lang w:val="vi-VN"/>
        </w:rPr>
        <w:t>triển</w:t>
      </w:r>
      <w:bookmarkEnd w:id="51"/>
    </w:p>
    <w:p w14:paraId="2D98AED6" w14:textId="77777777" w:rsidR="00254DA8" w:rsidRPr="00254DA8" w:rsidRDefault="00254DA8" w:rsidP="00AD3B78">
      <w:pPr>
        <w:pStyle w:val="ListParagraph"/>
        <w:widowControl w:val="0"/>
        <w:numPr>
          <w:ilvl w:val="0"/>
          <w:numId w:val="56"/>
        </w:numPr>
        <w:tabs>
          <w:tab w:val="left" w:pos="1301"/>
          <w:tab w:val="left" w:pos="1302"/>
        </w:tabs>
        <w:autoSpaceDE w:val="0"/>
        <w:autoSpaceDN w:val="0"/>
        <w:spacing w:before="151" w:after="0" w:line="360" w:lineRule="auto"/>
        <w:ind w:left="851" w:hanging="284"/>
        <w:rPr>
          <w:szCs w:val="28"/>
        </w:rPr>
      </w:pPr>
      <w:r w:rsidRPr="00254DA8">
        <w:rPr>
          <w:szCs w:val="28"/>
        </w:rPr>
        <w:t>Ứng dụng kết quả đề tài vào các dự án theo hướng phân tích mạng xã hội.</w:t>
      </w:r>
    </w:p>
    <w:p w14:paraId="55781884" w14:textId="77777777" w:rsidR="00254DA8" w:rsidRPr="00254DA8" w:rsidRDefault="00254DA8" w:rsidP="00AD3B78">
      <w:pPr>
        <w:pStyle w:val="ListParagraph"/>
        <w:widowControl w:val="0"/>
        <w:numPr>
          <w:ilvl w:val="0"/>
          <w:numId w:val="56"/>
        </w:numPr>
        <w:tabs>
          <w:tab w:val="left" w:pos="1301"/>
          <w:tab w:val="left" w:pos="1302"/>
        </w:tabs>
        <w:autoSpaceDE w:val="0"/>
        <w:autoSpaceDN w:val="0"/>
        <w:spacing w:before="147" w:after="0" w:line="360" w:lineRule="auto"/>
        <w:ind w:left="851" w:hanging="284"/>
        <w:rPr>
          <w:szCs w:val="28"/>
        </w:rPr>
      </w:pPr>
      <w:r w:rsidRPr="00254DA8">
        <w:rPr>
          <w:szCs w:val="28"/>
        </w:rPr>
        <w:t>Sử dụng nhiều tập dataset để đánh giá hiệu năng của mô</w:t>
      </w:r>
      <w:r w:rsidRPr="00254DA8">
        <w:rPr>
          <w:spacing w:val="-8"/>
          <w:szCs w:val="28"/>
        </w:rPr>
        <w:t xml:space="preserve"> </w:t>
      </w:r>
      <w:r w:rsidRPr="00254DA8">
        <w:rPr>
          <w:szCs w:val="28"/>
        </w:rPr>
        <w:t>hình.</w:t>
      </w:r>
    </w:p>
    <w:p w14:paraId="7B515272" w14:textId="77777777" w:rsidR="00254DA8" w:rsidRPr="00254DA8" w:rsidRDefault="00254DA8" w:rsidP="00AD3B78">
      <w:pPr>
        <w:pStyle w:val="ListParagraph"/>
        <w:widowControl w:val="0"/>
        <w:numPr>
          <w:ilvl w:val="0"/>
          <w:numId w:val="56"/>
        </w:numPr>
        <w:tabs>
          <w:tab w:val="left" w:pos="1301"/>
          <w:tab w:val="left" w:pos="1302"/>
        </w:tabs>
        <w:autoSpaceDE w:val="0"/>
        <w:autoSpaceDN w:val="0"/>
        <w:spacing w:before="147" w:after="0" w:line="360" w:lineRule="auto"/>
        <w:ind w:left="851" w:hanging="284"/>
        <w:rPr>
          <w:szCs w:val="28"/>
        </w:rPr>
      </w:pPr>
      <w:r w:rsidRPr="00254DA8">
        <w:rPr>
          <w:szCs w:val="28"/>
        </w:rPr>
        <w:t>Nghiên cứu sử dụng thêmnhiều thuật toán khác để đánh giá và so sánh từ đó tối ưu kết quả đạt được.</w:t>
      </w:r>
    </w:p>
    <w:p w14:paraId="79D4DF17" w14:textId="77777777" w:rsidR="00254DA8" w:rsidRPr="00254DA8" w:rsidRDefault="00254DA8" w:rsidP="00AD3B78">
      <w:pPr>
        <w:pStyle w:val="ListParagraph"/>
        <w:widowControl w:val="0"/>
        <w:numPr>
          <w:ilvl w:val="0"/>
          <w:numId w:val="56"/>
        </w:numPr>
        <w:tabs>
          <w:tab w:val="left" w:pos="1301"/>
          <w:tab w:val="left" w:pos="1302"/>
        </w:tabs>
        <w:autoSpaceDE w:val="0"/>
        <w:autoSpaceDN w:val="0"/>
        <w:spacing w:before="150" w:after="0" w:line="360" w:lineRule="auto"/>
        <w:ind w:left="851" w:right="109" w:hanging="284"/>
        <w:rPr>
          <w:szCs w:val="28"/>
        </w:rPr>
      </w:pPr>
      <w:r w:rsidRPr="00254DA8">
        <w:rPr>
          <w:szCs w:val="28"/>
        </w:rPr>
        <w:t>Tiếp tục tối ưu các thuật toán sử dụng để đưa ra kết quả chính xác và thời gian nhanh</w:t>
      </w:r>
      <w:r w:rsidRPr="00254DA8">
        <w:rPr>
          <w:spacing w:val="-2"/>
          <w:szCs w:val="28"/>
        </w:rPr>
        <w:t xml:space="preserve"> </w:t>
      </w:r>
      <w:r w:rsidRPr="00254DA8">
        <w:rPr>
          <w:szCs w:val="28"/>
        </w:rPr>
        <w:t>hơn.</w:t>
      </w:r>
    </w:p>
    <w:p w14:paraId="6CEC53E1" w14:textId="3E7AAC7D" w:rsidR="00254DA8" w:rsidRPr="00F05968" w:rsidRDefault="00254DA8" w:rsidP="00AD3B78">
      <w:pPr>
        <w:pStyle w:val="ListParagraph"/>
        <w:widowControl w:val="0"/>
        <w:numPr>
          <w:ilvl w:val="0"/>
          <w:numId w:val="56"/>
        </w:numPr>
        <w:tabs>
          <w:tab w:val="left" w:pos="1301"/>
          <w:tab w:val="left" w:pos="1302"/>
        </w:tabs>
        <w:autoSpaceDE w:val="0"/>
        <w:autoSpaceDN w:val="0"/>
        <w:spacing w:before="150" w:after="0" w:line="360" w:lineRule="auto"/>
        <w:ind w:left="851" w:hanging="284"/>
        <w:rPr>
          <w:szCs w:val="28"/>
        </w:rPr>
      </w:pPr>
      <w:r w:rsidRPr="00254DA8">
        <w:rPr>
          <w:szCs w:val="28"/>
        </w:rPr>
        <w:t>Kết hợp các thuật toán lại thành một mô hình hoàn</w:t>
      </w:r>
      <w:r w:rsidRPr="00254DA8">
        <w:rPr>
          <w:spacing w:val="-7"/>
          <w:szCs w:val="28"/>
        </w:rPr>
        <w:t xml:space="preserve"> </w:t>
      </w:r>
      <w:r w:rsidRPr="00254DA8">
        <w:rPr>
          <w:szCs w:val="28"/>
        </w:rPr>
        <w:t>chỉnh.</w:t>
      </w:r>
    </w:p>
    <w:p w14:paraId="71546762" w14:textId="77777777" w:rsidR="00AD3B78" w:rsidRDefault="00AD3B78" w:rsidP="00DB624F">
      <w:pPr>
        <w:spacing w:line="360" w:lineRule="auto"/>
        <w:rPr>
          <w:rFonts w:cs="Times New Roman"/>
          <w:b/>
          <w:bCs/>
          <w:lang w:val="vi-VN"/>
        </w:rPr>
      </w:pPr>
    </w:p>
    <w:p w14:paraId="356CF809" w14:textId="77777777" w:rsidR="00AD3B78" w:rsidRDefault="00AD3B78" w:rsidP="00DB624F">
      <w:pPr>
        <w:spacing w:line="360" w:lineRule="auto"/>
        <w:rPr>
          <w:rFonts w:cs="Times New Roman"/>
          <w:b/>
          <w:bCs/>
          <w:lang w:val="vi-VN"/>
        </w:rPr>
      </w:pPr>
    </w:p>
    <w:p w14:paraId="7459120B" w14:textId="77777777" w:rsidR="00AD3B78" w:rsidRDefault="00AD3B78" w:rsidP="00DB624F">
      <w:pPr>
        <w:spacing w:line="360" w:lineRule="auto"/>
        <w:rPr>
          <w:rFonts w:cs="Times New Roman"/>
          <w:b/>
          <w:bCs/>
          <w:lang w:val="vi-VN"/>
        </w:rPr>
      </w:pPr>
    </w:p>
    <w:p w14:paraId="27663924" w14:textId="77777777" w:rsidR="00AD3B78" w:rsidRDefault="00AD3B78" w:rsidP="00DB624F">
      <w:pPr>
        <w:spacing w:line="360" w:lineRule="auto"/>
        <w:rPr>
          <w:rFonts w:cs="Times New Roman"/>
          <w:b/>
          <w:bCs/>
          <w:lang w:val="vi-VN"/>
        </w:rPr>
      </w:pPr>
    </w:p>
    <w:p w14:paraId="0F68A914" w14:textId="77777777" w:rsidR="00AD3B78" w:rsidRDefault="00AD3B78" w:rsidP="00DB624F">
      <w:pPr>
        <w:spacing w:line="360" w:lineRule="auto"/>
        <w:rPr>
          <w:rFonts w:cs="Times New Roman"/>
          <w:b/>
          <w:bCs/>
          <w:lang w:val="vi-VN"/>
        </w:rPr>
      </w:pPr>
    </w:p>
    <w:p w14:paraId="3B4E6DC5" w14:textId="77777777" w:rsidR="00AD3B78" w:rsidRDefault="00AD3B78" w:rsidP="00DB624F">
      <w:pPr>
        <w:spacing w:line="360" w:lineRule="auto"/>
        <w:rPr>
          <w:rFonts w:cs="Times New Roman"/>
          <w:b/>
          <w:bCs/>
          <w:lang w:val="vi-VN"/>
        </w:rPr>
      </w:pPr>
    </w:p>
    <w:p w14:paraId="0E5117D4" w14:textId="77777777" w:rsidR="00AD3B78" w:rsidRDefault="00AD3B78" w:rsidP="00DB624F">
      <w:pPr>
        <w:spacing w:line="360" w:lineRule="auto"/>
        <w:rPr>
          <w:rFonts w:cs="Times New Roman"/>
          <w:b/>
          <w:bCs/>
          <w:lang w:val="vi-VN"/>
        </w:rPr>
      </w:pPr>
    </w:p>
    <w:p w14:paraId="56BAD198" w14:textId="77777777" w:rsidR="00AD3B78" w:rsidRDefault="00AD3B78" w:rsidP="00DB624F">
      <w:pPr>
        <w:spacing w:line="360" w:lineRule="auto"/>
        <w:rPr>
          <w:rFonts w:cs="Times New Roman"/>
          <w:b/>
          <w:bCs/>
          <w:lang w:val="vi-VN"/>
        </w:rPr>
      </w:pPr>
    </w:p>
    <w:p w14:paraId="3620B8C4" w14:textId="77777777" w:rsidR="00AD3B78" w:rsidRDefault="00AD3B78" w:rsidP="00DB624F">
      <w:pPr>
        <w:spacing w:line="360" w:lineRule="auto"/>
        <w:rPr>
          <w:rFonts w:cs="Times New Roman"/>
          <w:b/>
          <w:bCs/>
          <w:lang w:val="vi-VN"/>
        </w:rPr>
      </w:pPr>
    </w:p>
    <w:p w14:paraId="23BBABCE" w14:textId="205D1384" w:rsidR="009D0DA6" w:rsidRPr="004D345B" w:rsidRDefault="009D0DA6" w:rsidP="004D345B">
      <w:pPr>
        <w:pStyle w:val="Heading1"/>
        <w:jc w:val="center"/>
        <w:rPr>
          <w:rFonts w:ascii="Times New Roman" w:hAnsi="Times New Roman" w:cs="Times New Roman"/>
          <w:b/>
          <w:bCs/>
          <w:sz w:val="40"/>
          <w:szCs w:val="40"/>
          <w:lang w:val="vi-VN"/>
        </w:rPr>
      </w:pPr>
      <w:bookmarkStart w:id="52" w:name="_Toc122478038"/>
      <w:r w:rsidRPr="004D345B">
        <w:rPr>
          <w:rFonts w:ascii="Times New Roman" w:hAnsi="Times New Roman" w:cs="Times New Roman"/>
          <w:b/>
          <w:bCs/>
          <w:sz w:val="40"/>
          <w:szCs w:val="40"/>
          <w:lang w:val="vi-VN"/>
        </w:rPr>
        <w:lastRenderedPageBreak/>
        <w:t>VI.Tài liệu tham khảo</w:t>
      </w:r>
      <w:bookmarkEnd w:id="52"/>
    </w:p>
    <w:p w14:paraId="02570D20" w14:textId="77777777" w:rsidR="00DD7DA2" w:rsidRPr="000E57BB" w:rsidRDefault="00DD7DA2" w:rsidP="00DB624F">
      <w:pPr>
        <w:spacing w:line="360" w:lineRule="auto"/>
        <w:rPr>
          <w:rFonts w:cs="Times New Roman"/>
          <w:b/>
          <w:bCs/>
          <w:lang w:val="vi-VN"/>
        </w:rPr>
      </w:pPr>
    </w:p>
    <w:p w14:paraId="394D4D2F" w14:textId="5AF33694" w:rsidR="00616735" w:rsidRPr="00CC2F8D" w:rsidRDefault="00616735" w:rsidP="00616735">
      <w:pPr>
        <w:ind w:right="-896"/>
        <w:rPr>
          <w:bCs/>
        </w:rPr>
      </w:pPr>
      <w:r w:rsidRPr="00CC2F8D">
        <w:rPr>
          <w:bCs/>
        </w:rPr>
        <w:t>1. Link Dataset “</w:t>
      </w:r>
      <w:r w:rsidR="00EF1425" w:rsidRPr="00CC2F8D">
        <w:rPr>
          <w:bCs/>
        </w:rPr>
        <w:t>Terrorism Data 1970to2017</w:t>
      </w:r>
      <w:r w:rsidRPr="00CC2F8D">
        <w:rPr>
          <w:bCs/>
        </w:rPr>
        <w:t xml:space="preserve">” - </w:t>
      </w:r>
      <w:hyperlink r:id="rId108" w:history="1">
        <w:r w:rsidR="009C1C6F" w:rsidRPr="009C1C6F">
          <w:rPr>
            <w:rStyle w:val="Hyperlink"/>
          </w:rPr>
          <w:t>Terrorism Data 1970to2017 | Kaggle</w:t>
        </w:r>
      </w:hyperlink>
    </w:p>
    <w:p w14:paraId="6596D31F" w14:textId="308F02AA" w:rsidR="00616735" w:rsidRPr="00CC2F8D" w:rsidRDefault="00616735" w:rsidP="00616735">
      <w:pPr>
        <w:ind w:right="-612"/>
        <w:rPr>
          <w:bCs/>
          <w:color w:val="0070C0"/>
          <w:u w:val="single"/>
        </w:rPr>
      </w:pPr>
      <w:r w:rsidRPr="00CC2F8D">
        <w:t>2.</w:t>
      </w:r>
      <w:r>
        <w:t xml:space="preserve"> “K-Means Clustering” - </w:t>
      </w:r>
      <w:hyperlink r:id="rId109" w:history="1">
        <w:r w:rsidR="006E2D86" w:rsidRPr="006E2D86">
          <w:rPr>
            <w:rStyle w:val="Hyperlink"/>
          </w:rPr>
          <w:t>https://machinelearningcoban.com/2017/01/01/kmeans/</w:t>
        </w:r>
      </w:hyperlink>
    </w:p>
    <w:p w14:paraId="662E3E4D" w14:textId="35F78375" w:rsidR="00616735" w:rsidRPr="00CC2F8D" w:rsidRDefault="00616735" w:rsidP="00616735">
      <w:pPr>
        <w:rPr>
          <w:rStyle w:val="Hyperlink"/>
          <w:bCs/>
        </w:rPr>
      </w:pPr>
      <w:r w:rsidRPr="00CC2F8D">
        <w:rPr>
          <w:rFonts w:cs="Times New Roman"/>
          <w:bCs/>
          <w:color w:val="000000" w:themeColor="text1"/>
          <w:szCs w:val="28"/>
        </w:rPr>
        <w:t>3. “</w:t>
      </w:r>
      <w:r w:rsidR="00BB691C" w:rsidRPr="00CC2F8D">
        <w:rPr>
          <w:rFonts w:cs="Times New Roman"/>
          <w:bCs/>
          <w:color w:val="000000" w:themeColor="text1"/>
          <w:szCs w:val="28"/>
        </w:rPr>
        <w:t>K-means clustering - Wikipedia</w:t>
      </w:r>
      <w:r w:rsidRPr="00CC2F8D">
        <w:rPr>
          <w:rFonts w:cs="Times New Roman"/>
          <w:bCs/>
          <w:color w:val="000000" w:themeColor="text1"/>
          <w:szCs w:val="28"/>
        </w:rPr>
        <w:t xml:space="preserve">” - </w:t>
      </w:r>
      <w:hyperlink r:id="rId110" w:history="1">
        <w:r w:rsidR="004A0D04" w:rsidRPr="004A0D04">
          <w:rPr>
            <w:rStyle w:val="Hyperlink"/>
            <w:rFonts w:cs="Times New Roman"/>
            <w:szCs w:val="28"/>
          </w:rPr>
          <w:t>https://en.wikipedia.org/wiki/K-means_clustering</w:t>
        </w:r>
      </w:hyperlink>
    </w:p>
    <w:p w14:paraId="1718FB59" w14:textId="79370FFF" w:rsidR="00616735" w:rsidRPr="00CC2F8D" w:rsidRDefault="00616735" w:rsidP="00616735">
      <w:pPr>
        <w:rPr>
          <w:rFonts w:cs="Times New Roman"/>
          <w:bCs/>
          <w:color w:val="000000" w:themeColor="text1"/>
          <w:szCs w:val="28"/>
        </w:rPr>
      </w:pPr>
      <w:r w:rsidRPr="00CC2F8D">
        <w:rPr>
          <w:rStyle w:val="Hyperlink"/>
          <w:bCs/>
          <w:color w:val="000000" w:themeColor="text1"/>
          <w:u w:val="none"/>
        </w:rPr>
        <w:t xml:space="preserve">4. “9 </w:t>
      </w:r>
      <w:r w:rsidR="000C13E4" w:rsidRPr="00CC2F8D">
        <w:rPr>
          <w:rStyle w:val="Hyperlink"/>
          <w:bCs/>
          <w:color w:val="000000" w:themeColor="text1"/>
          <w:u w:val="none"/>
        </w:rPr>
        <w:t>p</w:t>
      </w:r>
      <w:r w:rsidRPr="00CC2F8D">
        <w:rPr>
          <w:rStyle w:val="Hyperlink"/>
          <w:bCs/>
          <w:color w:val="000000" w:themeColor="text1"/>
          <w:u w:val="none"/>
        </w:rPr>
        <w:t xml:space="preserve">hép đo khoảng cách trong khoa học dữ liệu” - </w:t>
      </w:r>
      <w:hyperlink r:id="rId111" w:history="1">
        <w:r w:rsidR="003372C8" w:rsidRPr="003372C8">
          <w:rPr>
            <w:rStyle w:val="Hyperlink"/>
          </w:rPr>
          <w:t>https://ichi.pro/vi/9-phep-do-khoang-cach-trong-khoa-hoc-du-lieu-159983401462266</w:t>
        </w:r>
      </w:hyperlink>
    </w:p>
    <w:p w14:paraId="346F43F9" w14:textId="60497923" w:rsidR="00616735" w:rsidRDefault="00616735" w:rsidP="00616735">
      <w:pPr>
        <w:rPr>
          <w:rStyle w:val="Hyperlink"/>
          <w:bCs/>
          <w:color w:val="000000" w:themeColor="text1"/>
          <w:u w:val="none"/>
        </w:rPr>
      </w:pPr>
      <w:r w:rsidRPr="00CC2F8D">
        <w:rPr>
          <w:rStyle w:val="Hyperlink"/>
          <w:bCs/>
          <w:color w:val="000000" w:themeColor="text1"/>
          <w:u w:val="none"/>
        </w:rPr>
        <w:t>5. “Distance Measure trong Machine Learning” -</w:t>
      </w:r>
      <w:r w:rsidR="00CC2F8D" w:rsidRPr="00CC2F8D">
        <w:rPr>
          <w:bCs/>
        </w:rPr>
        <w:t xml:space="preserve"> </w:t>
      </w:r>
      <w:hyperlink r:id="rId112" w:history="1">
        <w:r w:rsidR="00CC2F8D" w:rsidRPr="00CC2F8D">
          <w:rPr>
            <w:rStyle w:val="Hyperlink"/>
            <w:bCs/>
          </w:rPr>
          <w:t>https://viblo.asia/p/distance-measure-trong-machine-learning-ByEZkopYZQ0</w:t>
        </w:r>
      </w:hyperlink>
      <w:r w:rsidRPr="00CC2F8D">
        <w:rPr>
          <w:rStyle w:val="Hyperlink"/>
          <w:bCs/>
          <w:color w:val="000000" w:themeColor="text1"/>
          <w:u w:val="none"/>
        </w:rPr>
        <w:t xml:space="preserve"> </w:t>
      </w:r>
    </w:p>
    <w:p w14:paraId="7DB90FF3" w14:textId="3FA5CE1F" w:rsidR="00205FE0" w:rsidRDefault="00205FE0" w:rsidP="00616735">
      <w:pPr>
        <w:rPr>
          <w:rStyle w:val="Hyperlink"/>
          <w:bCs/>
          <w:color w:val="000000" w:themeColor="text1"/>
          <w:u w:val="none"/>
        </w:rPr>
      </w:pPr>
    </w:p>
    <w:p w14:paraId="56E14404" w14:textId="1AFB359B" w:rsidR="00205FE0" w:rsidRDefault="00205FE0" w:rsidP="00616735">
      <w:pPr>
        <w:rPr>
          <w:rStyle w:val="Hyperlink"/>
          <w:bCs/>
          <w:color w:val="000000" w:themeColor="text1"/>
          <w:u w:val="none"/>
        </w:rPr>
      </w:pPr>
    </w:p>
    <w:p w14:paraId="32444138" w14:textId="7F86C6E0" w:rsidR="00205FE0" w:rsidRDefault="00205FE0" w:rsidP="00616735">
      <w:pPr>
        <w:rPr>
          <w:rStyle w:val="Hyperlink"/>
          <w:bCs/>
          <w:color w:val="000000" w:themeColor="text1"/>
          <w:u w:val="none"/>
        </w:rPr>
      </w:pPr>
    </w:p>
    <w:p w14:paraId="70886ECA" w14:textId="3D0F3F7B" w:rsidR="00205FE0" w:rsidRDefault="00205FE0" w:rsidP="00616735">
      <w:pPr>
        <w:rPr>
          <w:rStyle w:val="Hyperlink"/>
          <w:bCs/>
          <w:color w:val="000000" w:themeColor="text1"/>
          <w:u w:val="none"/>
        </w:rPr>
      </w:pPr>
    </w:p>
    <w:p w14:paraId="0D033484" w14:textId="4F0275D5" w:rsidR="00205FE0" w:rsidRDefault="00205FE0" w:rsidP="00616735">
      <w:pPr>
        <w:rPr>
          <w:rStyle w:val="Hyperlink"/>
          <w:bCs/>
          <w:color w:val="000000" w:themeColor="text1"/>
          <w:u w:val="none"/>
        </w:rPr>
      </w:pPr>
    </w:p>
    <w:p w14:paraId="2C6F49F7" w14:textId="44755D8D" w:rsidR="00205FE0" w:rsidRDefault="00205FE0" w:rsidP="00616735">
      <w:pPr>
        <w:rPr>
          <w:rStyle w:val="Hyperlink"/>
          <w:bCs/>
          <w:color w:val="000000" w:themeColor="text1"/>
          <w:u w:val="none"/>
        </w:rPr>
      </w:pPr>
    </w:p>
    <w:p w14:paraId="6592B560" w14:textId="484504D5" w:rsidR="00205FE0" w:rsidRDefault="00205FE0" w:rsidP="00616735">
      <w:pPr>
        <w:rPr>
          <w:rStyle w:val="Hyperlink"/>
          <w:bCs/>
          <w:color w:val="000000" w:themeColor="text1"/>
          <w:u w:val="none"/>
        </w:rPr>
      </w:pPr>
    </w:p>
    <w:p w14:paraId="1AD73ADE" w14:textId="4DFA282B" w:rsidR="00205FE0" w:rsidRDefault="00205FE0" w:rsidP="00616735">
      <w:pPr>
        <w:rPr>
          <w:rStyle w:val="Hyperlink"/>
          <w:bCs/>
          <w:color w:val="000000" w:themeColor="text1"/>
          <w:u w:val="none"/>
        </w:rPr>
      </w:pPr>
    </w:p>
    <w:p w14:paraId="10E3EB71" w14:textId="77777777" w:rsidR="00205FE0" w:rsidRPr="00CC2F8D" w:rsidRDefault="00205FE0" w:rsidP="00616735">
      <w:pPr>
        <w:rPr>
          <w:rFonts w:cs="Times New Roman"/>
          <w:bCs/>
          <w:color w:val="000000" w:themeColor="text1"/>
          <w:szCs w:val="28"/>
        </w:rPr>
      </w:pPr>
    </w:p>
    <w:p w14:paraId="63CBDEAC" w14:textId="1C6EC35D" w:rsidR="00205FE0" w:rsidRPr="00205FE0" w:rsidRDefault="00205FE0" w:rsidP="00205FE0">
      <w:pPr>
        <w:pStyle w:val="Heading1"/>
        <w:jc w:val="center"/>
        <w:rPr>
          <w:rFonts w:ascii="Times New Roman" w:hAnsi="Times New Roman" w:cs="Times New Roman"/>
          <w:b/>
          <w:bCs/>
          <w:sz w:val="40"/>
          <w:szCs w:val="40"/>
        </w:rPr>
      </w:pPr>
      <w:bookmarkStart w:id="53" w:name="_Toc122478039"/>
      <w:r>
        <w:rPr>
          <w:rFonts w:ascii="Times New Roman" w:hAnsi="Times New Roman" w:cs="Times New Roman"/>
          <w:b/>
          <w:bCs/>
          <w:sz w:val="40"/>
          <w:szCs w:val="40"/>
        </w:rPr>
        <w:t>HẾT.</w:t>
      </w:r>
      <w:bookmarkEnd w:id="53"/>
    </w:p>
    <w:p w14:paraId="300AAB87" w14:textId="622801B0" w:rsidR="007657B6" w:rsidRPr="00205FE0" w:rsidRDefault="007657B6" w:rsidP="003B6A1A">
      <w:pPr>
        <w:pStyle w:val="ListParagraph"/>
        <w:spacing w:line="360" w:lineRule="auto"/>
        <w:rPr>
          <w:rFonts w:cs="Times New Roman"/>
          <w:b/>
          <w:lang w:val="en-US"/>
        </w:rPr>
      </w:pPr>
    </w:p>
    <w:sectPr w:rsidR="007657B6" w:rsidRPr="00205FE0" w:rsidSect="00205FE0">
      <w:footerReference w:type="default" r:id="rId113"/>
      <w:pgSz w:w="12240" w:h="15840"/>
      <w:pgMar w:top="1134" w:right="1134" w:bottom="1134" w:left="1418"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C239A" w14:textId="77777777" w:rsidR="00E6339C" w:rsidRDefault="00E6339C" w:rsidP="00AD3B78">
      <w:pPr>
        <w:spacing w:after="0" w:line="240" w:lineRule="auto"/>
      </w:pPr>
      <w:r>
        <w:separator/>
      </w:r>
    </w:p>
  </w:endnote>
  <w:endnote w:type="continuationSeparator" w:id="0">
    <w:p w14:paraId="561117E3" w14:textId="77777777" w:rsidR="00E6339C" w:rsidRDefault="00E6339C" w:rsidP="00AD3B78">
      <w:pPr>
        <w:spacing w:after="0" w:line="240" w:lineRule="auto"/>
      </w:pPr>
      <w:r>
        <w:continuationSeparator/>
      </w:r>
    </w:p>
  </w:endnote>
  <w:endnote w:type="continuationNotice" w:id="1">
    <w:p w14:paraId="4C817F99" w14:textId="77777777" w:rsidR="00E6339C" w:rsidRDefault="00E633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hei">
    <w:altName w:val="Microsoft YaHei"/>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804723"/>
      <w:docPartObj>
        <w:docPartGallery w:val="Page Numbers (Bottom of Page)"/>
        <w:docPartUnique/>
      </w:docPartObj>
    </w:sdtPr>
    <w:sdtEndPr>
      <w:rPr>
        <w:color w:val="7F7F7F" w:themeColor="background1" w:themeShade="7F"/>
        <w:spacing w:val="60"/>
      </w:rPr>
    </w:sdtEndPr>
    <w:sdtContent>
      <w:p w14:paraId="38557109" w14:textId="302A605D" w:rsidR="00205FE0" w:rsidRDefault="00205F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19522177_TranNhatTan</w:t>
        </w:r>
      </w:p>
    </w:sdtContent>
  </w:sdt>
  <w:p w14:paraId="64C7489B" w14:textId="77777777" w:rsidR="00205FE0" w:rsidRDefault="00205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3881D" w14:textId="77777777" w:rsidR="00E6339C" w:rsidRDefault="00E6339C" w:rsidP="00AD3B78">
      <w:pPr>
        <w:spacing w:after="0" w:line="240" w:lineRule="auto"/>
      </w:pPr>
      <w:r>
        <w:separator/>
      </w:r>
    </w:p>
  </w:footnote>
  <w:footnote w:type="continuationSeparator" w:id="0">
    <w:p w14:paraId="5481AE40" w14:textId="77777777" w:rsidR="00E6339C" w:rsidRDefault="00E6339C" w:rsidP="00AD3B78">
      <w:pPr>
        <w:spacing w:after="0" w:line="240" w:lineRule="auto"/>
      </w:pPr>
      <w:r>
        <w:continuationSeparator/>
      </w:r>
    </w:p>
  </w:footnote>
  <w:footnote w:type="continuationNotice" w:id="1">
    <w:p w14:paraId="3014113A" w14:textId="77777777" w:rsidR="00E6339C" w:rsidRDefault="00E6339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DED"/>
    <w:multiLevelType w:val="hybridMultilevel"/>
    <w:tmpl w:val="3DD2068E"/>
    <w:lvl w:ilvl="0" w:tplc="04090001">
      <w:start w:val="1"/>
      <w:numFmt w:val="bullet"/>
      <w:lvlText w:val=""/>
      <w:lvlJc w:val="left"/>
      <w:pPr>
        <w:ind w:left="2323" w:hanging="360"/>
      </w:pPr>
      <w:rPr>
        <w:rFonts w:ascii="Symbol" w:hAnsi="Symbol" w:hint="default"/>
      </w:rPr>
    </w:lvl>
    <w:lvl w:ilvl="1" w:tplc="FFFFFFFF" w:tentative="1">
      <w:start w:val="1"/>
      <w:numFmt w:val="bullet"/>
      <w:lvlText w:val="o"/>
      <w:lvlJc w:val="left"/>
      <w:pPr>
        <w:ind w:left="3043" w:hanging="360"/>
      </w:pPr>
      <w:rPr>
        <w:rFonts w:ascii="Courier New" w:hAnsi="Courier New" w:cs="Courier New" w:hint="default"/>
      </w:rPr>
    </w:lvl>
    <w:lvl w:ilvl="2" w:tplc="FFFFFFFF" w:tentative="1">
      <w:start w:val="1"/>
      <w:numFmt w:val="bullet"/>
      <w:lvlText w:val=""/>
      <w:lvlJc w:val="left"/>
      <w:pPr>
        <w:ind w:left="3763" w:hanging="360"/>
      </w:pPr>
      <w:rPr>
        <w:rFonts w:ascii="Wingdings" w:hAnsi="Wingdings" w:hint="default"/>
      </w:rPr>
    </w:lvl>
    <w:lvl w:ilvl="3" w:tplc="FFFFFFFF" w:tentative="1">
      <w:start w:val="1"/>
      <w:numFmt w:val="bullet"/>
      <w:lvlText w:val=""/>
      <w:lvlJc w:val="left"/>
      <w:pPr>
        <w:ind w:left="4483" w:hanging="360"/>
      </w:pPr>
      <w:rPr>
        <w:rFonts w:ascii="Symbol" w:hAnsi="Symbol" w:hint="default"/>
      </w:rPr>
    </w:lvl>
    <w:lvl w:ilvl="4" w:tplc="FFFFFFFF" w:tentative="1">
      <w:start w:val="1"/>
      <w:numFmt w:val="bullet"/>
      <w:lvlText w:val="o"/>
      <w:lvlJc w:val="left"/>
      <w:pPr>
        <w:ind w:left="5203" w:hanging="360"/>
      </w:pPr>
      <w:rPr>
        <w:rFonts w:ascii="Courier New" w:hAnsi="Courier New" w:cs="Courier New" w:hint="default"/>
      </w:rPr>
    </w:lvl>
    <w:lvl w:ilvl="5" w:tplc="FFFFFFFF" w:tentative="1">
      <w:start w:val="1"/>
      <w:numFmt w:val="bullet"/>
      <w:lvlText w:val=""/>
      <w:lvlJc w:val="left"/>
      <w:pPr>
        <w:ind w:left="5923" w:hanging="360"/>
      </w:pPr>
      <w:rPr>
        <w:rFonts w:ascii="Wingdings" w:hAnsi="Wingdings" w:hint="default"/>
      </w:rPr>
    </w:lvl>
    <w:lvl w:ilvl="6" w:tplc="FFFFFFFF" w:tentative="1">
      <w:start w:val="1"/>
      <w:numFmt w:val="bullet"/>
      <w:lvlText w:val=""/>
      <w:lvlJc w:val="left"/>
      <w:pPr>
        <w:ind w:left="6643" w:hanging="360"/>
      </w:pPr>
      <w:rPr>
        <w:rFonts w:ascii="Symbol" w:hAnsi="Symbol" w:hint="default"/>
      </w:rPr>
    </w:lvl>
    <w:lvl w:ilvl="7" w:tplc="FFFFFFFF" w:tentative="1">
      <w:start w:val="1"/>
      <w:numFmt w:val="bullet"/>
      <w:lvlText w:val="o"/>
      <w:lvlJc w:val="left"/>
      <w:pPr>
        <w:ind w:left="7363" w:hanging="360"/>
      </w:pPr>
      <w:rPr>
        <w:rFonts w:ascii="Courier New" w:hAnsi="Courier New" w:cs="Courier New" w:hint="default"/>
      </w:rPr>
    </w:lvl>
    <w:lvl w:ilvl="8" w:tplc="FFFFFFFF" w:tentative="1">
      <w:start w:val="1"/>
      <w:numFmt w:val="bullet"/>
      <w:lvlText w:val=""/>
      <w:lvlJc w:val="left"/>
      <w:pPr>
        <w:ind w:left="8083" w:hanging="360"/>
      </w:pPr>
      <w:rPr>
        <w:rFonts w:ascii="Wingdings" w:hAnsi="Wingdings" w:hint="default"/>
      </w:rPr>
    </w:lvl>
  </w:abstractNum>
  <w:abstractNum w:abstractNumId="1" w15:restartNumberingAfterBreak="0">
    <w:nsid w:val="03B2798B"/>
    <w:multiLevelType w:val="hybridMultilevel"/>
    <w:tmpl w:val="4BE8663E"/>
    <w:lvl w:ilvl="0" w:tplc="EBE0B4B0">
      <w:start w:val="1"/>
      <w:numFmt w:val="bullet"/>
      <w:lvlText w:val="-"/>
      <w:lvlJc w:val="left"/>
      <w:pPr>
        <w:ind w:left="1080" w:hanging="360"/>
      </w:pPr>
      <w:rPr>
        <w:rFonts w:ascii="STXihei" w:eastAsia="STXihei" w:hAnsi="STXihei" w:hint="eastAsia"/>
      </w:rPr>
    </w:lvl>
    <w:lvl w:ilvl="1" w:tplc="FFFFFFFF">
      <w:numFmt w:val="bullet"/>
      <w:lvlText w:val=""/>
      <w:lvlJc w:val="left"/>
      <w:pPr>
        <w:ind w:left="1820" w:hanging="380"/>
      </w:pPr>
      <w:rPr>
        <w:rFonts w:ascii="Wingdings" w:eastAsia="Times New Roman" w:hAnsi="Wingdings"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92801AD"/>
    <w:multiLevelType w:val="hybridMultilevel"/>
    <w:tmpl w:val="D74AE67C"/>
    <w:lvl w:ilvl="0" w:tplc="EBE0B4B0">
      <w:start w:val="1"/>
      <w:numFmt w:val="bullet"/>
      <w:lvlText w:val="-"/>
      <w:lvlJc w:val="left"/>
      <w:pPr>
        <w:ind w:left="1459" w:hanging="360"/>
      </w:pPr>
      <w:rPr>
        <w:rFonts w:ascii="STXihei" w:eastAsia="STXihei" w:hAnsi="STXihei" w:hint="eastAsia"/>
      </w:rPr>
    </w:lvl>
    <w:lvl w:ilvl="1" w:tplc="04090003" w:tentative="1">
      <w:start w:val="1"/>
      <w:numFmt w:val="bullet"/>
      <w:lvlText w:val="o"/>
      <w:lvlJc w:val="left"/>
      <w:pPr>
        <w:ind w:left="2179" w:hanging="360"/>
      </w:pPr>
      <w:rPr>
        <w:rFonts w:ascii="Courier New" w:hAnsi="Courier New" w:cs="Courier New" w:hint="default"/>
      </w:rPr>
    </w:lvl>
    <w:lvl w:ilvl="2" w:tplc="04090005" w:tentative="1">
      <w:start w:val="1"/>
      <w:numFmt w:val="bullet"/>
      <w:lvlText w:val=""/>
      <w:lvlJc w:val="left"/>
      <w:pPr>
        <w:ind w:left="2899" w:hanging="360"/>
      </w:pPr>
      <w:rPr>
        <w:rFonts w:ascii="Wingdings" w:hAnsi="Wingdings" w:hint="default"/>
      </w:rPr>
    </w:lvl>
    <w:lvl w:ilvl="3" w:tplc="04090001" w:tentative="1">
      <w:start w:val="1"/>
      <w:numFmt w:val="bullet"/>
      <w:lvlText w:val=""/>
      <w:lvlJc w:val="left"/>
      <w:pPr>
        <w:ind w:left="3619" w:hanging="360"/>
      </w:pPr>
      <w:rPr>
        <w:rFonts w:ascii="Symbol" w:hAnsi="Symbol" w:hint="default"/>
      </w:rPr>
    </w:lvl>
    <w:lvl w:ilvl="4" w:tplc="04090003" w:tentative="1">
      <w:start w:val="1"/>
      <w:numFmt w:val="bullet"/>
      <w:lvlText w:val="o"/>
      <w:lvlJc w:val="left"/>
      <w:pPr>
        <w:ind w:left="4339" w:hanging="360"/>
      </w:pPr>
      <w:rPr>
        <w:rFonts w:ascii="Courier New" w:hAnsi="Courier New" w:cs="Courier New" w:hint="default"/>
      </w:rPr>
    </w:lvl>
    <w:lvl w:ilvl="5" w:tplc="04090005" w:tentative="1">
      <w:start w:val="1"/>
      <w:numFmt w:val="bullet"/>
      <w:lvlText w:val=""/>
      <w:lvlJc w:val="left"/>
      <w:pPr>
        <w:ind w:left="5059" w:hanging="360"/>
      </w:pPr>
      <w:rPr>
        <w:rFonts w:ascii="Wingdings" w:hAnsi="Wingdings" w:hint="default"/>
      </w:rPr>
    </w:lvl>
    <w:lvl w:ilvl="6" w:tplc="04090001" w:tentative="1">
      <w:start w:val="1"/>
      <w:numFmt w:val="bullet"/>
      <w:lvlText w:val=""/>
      <w:lvlJc w:val="left"/>
      <w:pPr>
        <w:ind w:left="5779" w:hanging="360"/>
      </w:pPr>
      <w:rPr>
        <w:rFonts w:ascii="Symbol" w:hAnsi="Symbol" w:hint="default"/>
      </w:rPr>
    </w:lvl>
    <w:lvl w:ilvl="7" w:tplc="04090003" w:tentative="1">
      <w:start w:val="1"/>
      <w:numFmt w:val="bullet"/>
      <w:lvlText w:val="o"/>
      <w:lvlJc w:val="left"/>
      <w:pPr>
        <w:ind w:left="6499" w:hanging="360"/>
      </w:pPr>
      <w:rPr>
        <w:rFonts w:ascii="Courier New" w:hAnsi="Courier New" w:cs="Courier New" w:hint="default"/>
      </w:rPr>
    </w:lvl>
    <w:lvl w:ilvl="8" w:tplc="04090005" w:tentative="1">
      <w:start w:val="1"/>
      <w:numFmt w:val="bullet"/>
      <w:lvlText w:val=""/>
      <w:lvlJc w:val="left"/>
      <w:pPr>
        <w:ind w:left="7219" w:hanging="360"/>
      </w:pPr>
      <w:rPr>
        <w:rFonts w:ascii="Wingdings" w:hAnsi="Wingdings" w:hint="default"/>
      </w:rPr>
    </w:lvl>
  </w:abstractNum>
  <w:abstractNum w:abstractNumId="3" w15:restartNumberingAfterBreak="0">
    <w:nsid w:val="0959568C"/>
    <w:multiLevelType w:val="hybridMultilevel"/>
    <w:tmpl w:val="AB8CB6B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95F25BF"/>
    <w:multiLevelType w:val="hybridMultilevel"/>
    <w:tmpl w:val="CE845DD4"/>
    <w:lvl w:ilvl="0" w:tplc="EBE0B4B0">
      <w:start w:val="1"/>
      <w:numFmt w:val="bullet"/>
      <w:lvlText w:val="-"/>
      <w:lvlJc w:val="left"/>
      <w:pPr>
        <w:ind w:left="720" w:hanging="360"/>
      </w:pPr>
      <w:rPr>
        <w:rFonts w:ascii="STXihei" w:eastAsia="STXihei" w:hAnsi="STXihei" w:hint="eastAsia"/>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ACC6019"/>
    <w:multiLevelType w:val="multilevel"/>
    <w:tmpl w:val="42A89452"/>
    <w:lvl w:ilvl="0">
      <w:start w:val="3"/>
      <w:numFmt w:val="upperRoman"/>
      <w:lvlText w:val="%1."/>
      <w:lvlJc w:val="left"/>
      <w:pPr>
        <w:ind w:left="1429" w:hanging="720"/>
      </w:pPr>
      <w:rPr>
        <w:rFonts w:hint="default"/>
      </w:rPr>
    </w:lvl>
    <w:lvl w:ilvl="1">
      <w:start w:val="1"/>
      <w:numFmt w:val="decimal"/>
      <w:isLgl/>
      <w:lvlText w:val="%1.%2"/>
      <w:lvlJc w:val="left"/>
      <w:pPr>
        <w:ind w:left="1099" w:hanging="39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6" w15:restartNumberingAfterBreak="0">
    <w:nsid w:val="0CE72940"/>
    <w:multiLevelType w:val="hybridMultilevel"/>
    <w:tmpl w:val="82F471B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0D4C3FF5"/>
    <w:multiLevelType w:val="hybridMultilevel"/>
    <w:tmpl w:val="A6C4552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D63411A"/>
    <w:multiLevelType w:val="hybridMultilevel"/>
    <w:tmpl w:val="AE28C212"/>
    <w:lvl w:ilvl="0" w:tplc="EBE0B4B0">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32609"/>
    <w:multiLevelType w:val="hybridMultilevel"/>
    <w:tmpl w:val="A52AE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674B9C"/>
    <w:multiLevelType w:val="hybridMultilevel"/>
    <w:tmpl w:val="B13E437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1488475A"/>
    <w:multiLevelType w:val="hybridMultilevel"/>
    <w:tmpl w:val="9264A098"/>
    <w:lvl w:ilvl="0" w:tplc="EBE0B4B0">
      <w:start w:val="1"/>
      <w:numFmt w:val="bullet"/>
      <w:lvlText w:val="-"/>
      <w:lvlJc w:val="left"/>
      <w:pPr>
        <w:ind w:left="720" w:hanging="360"/>
      </w:pPr>
      <w:rPr>
        <w:rFonts w:ascii="STXihei" w:eastAsia="STXihei" w:hAnsi="STXihei"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759612C"/>
    <w:multiLevelType w:val="hybridMultilevel"/>
    <w:tmpl w:val="34B8E386"/>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3" w15:restartNumberingAfterBreak="0">
    <w:nsid w:val="18837C30"/>
    <w:multiLevelType w:val="hybridMultilevel"/>
    <w:tmpl w:val="4D840F4A"/>
    <w:lvl w:ilvl="0" w:tplc="FFFFFFFF">
      <w:start w:val="1"/>
      <w:numFmt w:val="bullet"/>
      <w:lvlText w:val=""/>
      <w:lvlJc w:val="left"/>
      <w:pPr>
        <w:ind w:left="1221" w:hanging="360"/>
      </w:pPr>
      <w:rPr>
        <w:rFonts w:ascii="Symbol" w:hAnsi="Symbol" w:hint="default"/>
      </w:rPr>
    </w:lvl>
    <w:lvl w:ilvl="1" w:tplc="FFFFFFFF">
      <w:start w:val="1"/>
      <w:numFmt w:val="bullet"/>
      <w:lvlText w:val="o"/>
      <w:lvlJc w:val="left"/>
      <w:pPr>
        <w:ind w:left="1941" w:hanging="360"/>
      </w:pPr>
      <w:rPr>
        <w:rFonts w:ascii="Courier New" w:hAnsi="Courier New" w:cs="Courier New" w:hint="default"/>
      </w:rPr>
    </w:lvl>
    <w:lvl w:ilvl="2" w:tplc="04090001">
      <w:start w:val="1"/>
      <w:numFmt w:val="bullet"/>
      <w:lvlText w:val=""/>
      <w:lvlJc w:val="left"/>
      <w:pPr>
        <w:ind w:left="2661" w:hanging="360"/>
      </w:pPr>
      <w:rPr>
        <w:rFonts w:ascii="Symbol" w:hAnsi="Symbol" w:hint="default"/>
      </w:rPr>
    </w:lvl>
    <w:lvl w:ilvl="3" w:tplc="FFFFFFFF" w:tentative="1">
      <w:start w:val="1"/>
      <w:numFmt w:val="bullet"/>
      <w:lvlText w:val=""/>
      <w:lvlJc w:val="left"/>
      <w:pPr>
        <w:ind w:left="3381" w:hanging="360"/>
      </w:pPr>
      <w:rPr>
        <w:rFonts w:ascii="Symbol" w:hAnsi="Symbol" w:hint="default"/>
      </w:rPr>
    </w:lvl>
    <w:lvl w:ilvl="4" w:tplc="FFFFFFFF" w:tentative="1">
      <w:start w:val="1"/>
      <w:numFmt w:val="bullet"/>
      <w:lvlText w:val="o"/>
      <w:lvlJc w:val="left"/>
      <w:pPr>
        <w:ind w:left="4101" w:hanging="360"/>
      </w:pPr>
      <w:rPr>
        <w:rFonts w:ascii="Courier New" w:hAnsi="Courier New" w:cs="Courier New" w:hint="default"/>
      </w:rPr>
    </w:lvl>
    <w:lvl w:ilvl="5" w:tplc="FFFFFFFF" w:tentative="1">
      <w:start w:val="1"/>
      <w:numFmt w:val="bullet"/>
      <w:lvlText w:val=""/>
      <w:lvlJc w:val="left"/>
      <w:pPr>
        <w:ind w:left="4821" w:hanging="360"/>
      </w:pPr>
      <w:rPr>
        <w:rFonts w:ascii="Wingdings" w:hAnsi="Wingdings" w:hint="default"/>
      </w:rPr>
    </w:lvl>
    <w:lvl w:ilvl="6" w:tplc="FFFFFFFF" w:tentative="1">
      <w:start w:val="1"/>
      <w:numFmt w:val="bullet"/>
      <w:lvlText w:val=""/>
      <w:lvlJc w:val="left"/>
      <w:pPr>
        <w:ind w:left="5541" w:hanging="360"/>
      </w:pPr>
      <w:rPr>
        <w:rFonts w:ascii="Symbol" w:hAnsi="Symbol" w:hint="default"/>
      </w:rPr>
    </w:lvl>
    <w:lvl w:ilvl="7" w:tplc="FFFFFFFF" w:tentative="1">
      <w:start w:val="1"/>
      <w:numFmt w:val="bullet"/>
      <w:lvlText w:val="o"/>
      <w:lvlJc w:val="left"/>
      <w:pPr>
        <w:ind w:left="6261" w:hanging="360"/>
      </w:pPr>
      <w:rPr>
        <w:rFonts w:ascii="Courier New" w:hAnsi="Courier New" w:cs="Courier New" w:hint="default"/>
      </w:rPr>
    </w:lvl>
    <w:lvl w:ilvl="8" w:tplc="FFFFFFFF" w:tentative="1">
      <w:start w:val="1"/>
      <w:numFmt w:val="bullet"/>
      <w:lvlText w:val=""/>
      <w:lvlJc w:val="left"/>
      <w:pPr>
        <w:ind w:left="6981" w:hanging="360"/>
      </w:pPr>
      <w:rPr>
        <w:rFonts w:ascii="Wingdings" w:hAnsi="Wingdings" w:hint="default"/>
      </w:rPr>
    </w:lvl>
  </w:abstractNum>
  <w:abstractNum w:abstractNumId="14" w15:restartNumberingAfterBreak="0">
    <w:nsid w:val="1E060A75"/>
    <w:multiLevelType w:val="hybridMultilevel"/>
    <w:tmpl w:val="A2D8B0D4"/>
    <w:lvl w:ilvl="0" w:tplc="EBE0B4B0">
      <w:start w:val="1"/>
      <w:numFmt w:val="bullet"/>
      <w:lvlText w:val="-"/>
      <w:lvlJc w:val="left"/>
      <w:pPr>
        <w:ind w:left="1080" w:hanging="360"/>
      </w:pPr>
      <w:rPr>
        <w:rFonts w:ascii="STXihei" w:eastAsia="STXihei" w:hAnsi="STXihei" w:hint="eastAsia"/>
      </w:rPr>
    </w:lvl>
    <w:lvl w:ilvl="1" w:tplc="4DB2F8F2">
      <w:numFmt w:val="bullet"/>
      <w:lvlText w:val=""/>
      <w:lvlJc w:val="left"/>
      <w:pPr>
        <w:ind w:left="1800" w:hanging="360"/>
      </w:pPr>
      <w:rPr>
        <w:rFonts w:ascii="Wingdings" w:eastAsia="Times New Roman"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8E63A8"/>
    <w:multiLevelType w:val="hybridMultilevel"/>
    <w:tmpl w:val="8CE0EA38"/>
    <w:lvl w:ilvl="0" w:tplc="EBE0B4B0">
      <w:start w:val="1"/>
      <w:numFmt w:val="bullet"/>
      <w:lvlText w:val="-"/>
      <w:lvlJc w:val="left"/>
      <w:pPr>
        <w:ind w:left="1221" w:hanging="360"/>
      </w:pPr>
      <w:rPr>
        <w:rFonts w:ascii="STXihei" w:eastAsia="STXihei" w:hAnsi="STXihei" w:hint="eastAsia"/>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6" w15:restartNumberingAfterBreak="0">
    <w:nsid w:val="1EFC58CD"/>
    <w:multiLevelType w:val="hybridMultilevel"/>
    <w:tmpl w:val="204C7A3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278C5D0C"/>
    <w:multiLevelType w:val="hybridMultilevel"/>
    <w:tmpl w:val="19D680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AA12FD0"/>
    <w:multiLevelType w:val="hybridMultilevel"/>
    <w:tmpl w:val="B094A52C"/>
    <w:lvl w:ilvl="0" w:tplc="04090001">
      <w:start w:val="1"/>
      <w:numFmt w:val="bullet"/>
      <w:lvlText w:val=""/>
      <w:lvlJc w:val="left"/>
      <w:pPr>
        <w:ind w:left="1494" w:hanging="360"/>
      </w:pPr>
      <w:rPr>
        <w:rFonts w:ascii="Symbol" w:hAnsi="Symbol" w:hint="default"/>
      </w:rPr>
    </w:lvl>
    <w:lvl w:ilvl="1" w:tplc="FFFFFFFF">
      <w:start w:val="1"/>
      <w:numFmt w:val="bullet"/>
      <w:lvlText w:val="o"/>
      <w:lvlJc w:val="left"/>
      <w:pPr>
        <w:ind w:left="2214" w:hanging="360"/>
      </w:pPr>
      <w:rPr>
        <w:rFonts w:ascii="Courier New" w:hAnsi="Courier New" w:cs="Courier New" w:hint="default"/>
      </w:rPr>
    </w:lvl>
    <w:lvl w:ilvl="2" w:tplc="FFFFFFFF">
      <w:start w:val="1"/>
      <w:numFmt w:val="bullet"/>
      <w:lvlText w:val=""/>
      <w:lvlJc w:val="left"/>
      <w:pPr>
        <w:ind w:left="2934" w:hanging="360"/>
      </w:pPr>
      <w:rPr>
        <w:rFonts w:ascii="Wingdings" w:hAnsi="Wingdings" w:hint="default"/>
      </w:rPr>
    </w:lvl>
    <w:lvl w:ilvl="3" w:tplc="FFFFFFFF">
      <w:start w:val="1"/>
      <w:numFmt w:val="bullet"/>
      <w:lvlText w:val=""/>
      <w:lvlJc w:val="left"/>
      <w:pPr>
        <w:ind w:left="3654" w:hanging="360"/>
      </w:pPr>
      <w:rPr>
        <w:rFonts w:ascii="Symbol" w:hAnsi="Symbol" w:hint="default"/>
      </w:rPr>
    </w:lvl>
    <w:lvl w:ilvl="4" w:tplc="FFFFFFFF">
      <w:start w:val="1"/>
      <w:numFmt w:val="bullet"/>
      <w:lvlText w:val="o"/>
      <w:lvlJc w:val="left"/>
      <w:pPr>
        <w:ind w:left="4374" w:hanging="360"/>
      </w:pPr>
      <w:rPr>
        <w:rFonts w:ascii="Courier New" w:hAnsi="Courier New" w:cs="Courier New" w:hint="default"/>
      </w:rPr>
    </w:lvl>
    <w:lvl w:ilvl="5" w:tplc="FFFFFFFF">
      <w:start w:val="1"/>
      <w:numFmt w:val="bullet"/>
      <w:lvlText w:val=""/>
      <w:lvlJc w:val="left"/>
      <w:pPr>
        <w:ind w:left="5094" w:hanging="360"/>
      </w:pPr>
      <w:rPr>
        <w:rFonts w:ascii="Wingdings" w:hAnsi="Wingdings" w:hint="default"/>
      </w:rPr>
    </w:lvl>
    <w:lvl w:ilvl="6" w:tplc="FFFFFFFF">
      <w:start w:val="1"/>
      <w:numFmt w:val="bullet"/>
      <w:lvlText w:val=""/>
      <w:lvlJc w:val="left"/>
      <w:pPr>
        <w:ind w:left="5814" w:hanging="360"/>
      </w:pPr>
      <w:rPr>
        <w:rFonts w:ascii="Symbol" w:hAnsi="Symbol" w:hint="default"/>
      </w:rPr>
    </w:lvl>
    <w:lvl w:ilvl="7" w:tplc="FFFFFFFF">
      <w:start w:val="1"/>
      <w:numFmt w:val="bullet"/>
      <w:lvlText w:val="o"/>
      <w:lvlJc w:val="left"/>
      <w:pPr>
        <w:ind w:left="6534" w:hanging="360"/>
      </w:pPr>
      <w:rPr>
        <w:rFonts w:ascii="Courier New" w:hAnsi="Courier New" w:cs="Courier New" w:hint="default"/>
      </w:rPr>
    </w:lvl>
    <w:lvl w:ilvl="8" w:tplc="FFFFFFFF">
      <w:start w:val="1"/>
      <w:numFmt w:val="bullet"/>
      <w:lvlText w:val=""/>
      <w:lvlJc w:val="left"/>
      <w:pPr>
        <w:ind w:left="7254" w:hanging="360"/>
      </w:pPr>
      <w:rPr>
        <w:rFonts w:ascii="Wingdings" w:hAnsi="Wingdings" w:hint="default"/>
      </w:rPr>
    </w:lvl>
  </w:abstractNum>
  <w:abstractNum w:abstractNumId="19" w15:restartNumberingAfterBreak="0">
    <w:nsid w:val="2B0513AD"/>
    <w:multiLevelType w:val="hybridMultilevel"/>
    <w:tmpl w:val="B0BA4D6A"/>
    <w:lvl w:ilvl="0" w:tplc="9F10C8F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B08138A"/>
    <w:multiLevelType w:val="hybridMultilevel"/>
    <w:tmpl w:val="742C2FD6"/>
    <w:lvl w:ilvl="0" w:tplc="04090001">
      <w:start w:val="1"/>
      <w:numFmt w:val="bullet"/>
      <w:lvlText w:val=""/>
      <w:lvlJc w:val="left"/>
      <w:pPr>
        <w:ind w:left="1440" w:hanging="360"/>
      </w:pPr>
      <w:rPr>
        <w:rFonts w:ascii="Symbol" w:hAnsi="Symbol" w:hint="default"/>
      </w:rPr>
    </w:lvl>
    <w:lvl w:ilvl="1" w:tplc="98DA623E">
      <w:numFmt w:val="bullet"/>
      <w:lvlText w:val=""/>
      <w:lvlJc w:val="left"/>
      <w:pPr>
        <w:ind w:left="2180" w:hanging="380"/>
      </w:pPr>
      <w:rPr>
        <w:rFonts w:ascii="Wingdings" w:eastAsia="Times New Roman" w:hAnsi="Wingdings"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0A5BC7"/>
    <w:multiLevelType w:val="hybridMultilevel"/>
    <w:tmpl w:val="7EDC1BAA"/>
    <w:lvl w:ilvl="0" w:tplc="EBE0B4B0">
      <w:start w:val="1"/>
      <w:numFmt w:val="bullet"/>
      <w:lvlText w:val="-"/>
      <w:lvlJc w:val="left"/>
      <w:pPr>
        <w:ind w:left="1287" w:hanging="360"/>
      </w:pPr>
      <w:rPr>
        <w:rFonts w:ascii="STXihei" w:eastAsia="STXihei" w:hAnsi="STXihei" w:hint="eastAsia"/>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start w:val="1"/>
      <w:numFmt w:val="bullet"/>
      <w:lvlText w:val=""/>
      <w:lvlJc w:val="left"/>
      <w:pPr>
        <w:ind w:left="3447" w:hanging="360"/>
      </w:pPr>
      <w:rPr>
        <w:rFonts w:ascii="Symbol" w:hAnsi="Symbol" w:hint="default"/>
      </w:rPr>
    </w:lvl>
    <w:lvl w:ilvl="4" w:tplc="FFFFFFFF">
      <w:start w:val="1"/>
      <w:numFmt w:val="bullet"/>
      <w:lvlText w:val="o"/>
      <w:lvlJc w:val="left"/>
      <w:pPr>
        <w:ind w:left="4167" w:hanging="360"/>
      </w:pPr>
      <w:rPr>
        <w:rFonts w:ascii="Courier New" w:hAnsi="Courier New" w:cs="Courier New" w:hint="default"/>
      </w:rPr>
    </w:lvl>
    <w:lvl w:ilvl="5" w:tplc="FFFFFFFF">
      <w:start w:val="1"/>
      <w:numFmt w:val="bullet"/>
      <w:lvlText w:val=""/>
      <w:lvlJc w:val="left"/>
      <w:pPr>
        <w:ind w:left="4887" w:hanging="360"/>
      </w:pPr>
      <w:rPr>
        <w:rFonts w:ascii="Wingdings" w:hAnsi="Wingdings" w:hint="default"/>
      </w:rPr>
    </w:lvl>
    <w:lvl w:ilvl="6" w:tplc="FFFFFFFF">
      <w:start w:val="1"/>
      <w:numFmt w:val="bullet"/>
      <w:lvlText w:val=""/>
      <w:lvlJc w:val="left"/>
      <w:pPr>
        <w:ind w:left="5607" w:hanging="360"/>
      </w:pPr>
      <w:rPr>
        <w:rFonts w:ascii="Symbol" w:hAnsi="Symbol" w:hint="default"/>
      </w:rPr>
    </w:lvl>
    <w:lvl w:ilvl="7" w:tplc="FFFFFFFF">
      <w:start w:val="1"/>
      <w:numFmt w:val="bullet"/>
      <w:lvlText w:val="o"/>
      <w:lvlJc w:val="left"/>
      <w:pPr>
        <w:ind w:left="6327" w:hanging="360"/>
      </w:pPr>
      <w:rPr>
        <w:rFonts w:ascii="Courier New" w:hAnsi="Courier New" w:cs="Courier New" w:hint="default"/>
      </w:rPr>
    </w:lvl>
    <w:lvl w:ilvl="8" w:tplc="FFFFFFFF">
      <w:start w:val="1"/>
      <w:numFmt w:val="bullet"/>
      <w:lvlText w:val=""/>
      <w:lvlJc w:val="left"/>
      <w:pPr>
        <w:ind w:left="7047" w:hanging="360"/>
      </w:pPr>
      <w:rPr>
        <w:rFonts w:ascii="Wingdings" w:hAnsi="Wingdings" w:hint="default"/>
      </w:rPr>
    </w:lvl>
  </w:abstractNum>
  <w:abstractNum w:abstractNumId="22" w15:restartNumberingAfterBreak="0">
    <w:nsid w:val="34A30BF1"/>
    <w:multiLevelType w:val="hybridMultilevel"/>
    <w:tmpl w:val="17EE73A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1005D5"/>
    <w:multiLevelType w:val="multilevel"/>
    <w:tmpl w:val="042A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A493341"/>
    <w:multiLevelType w:val="hybridMultilevel"/>
    <w:tmpl w:val="8E2A864A"/>
    <w:lvl w:ilvl="0" w:tplc="EBE0B4B0">
      <w:start w:val="1"/>
      <w:numFmt w:val="bullet"/>
      <w:lvlText w:val="-"/>
      <w:lvlJc w:val="left"/>
      <w:pPr>
        <w:ind w:left="720" w:hanging="360"/>
      </w:pPr>
      <w:rPr>
        <w:rFonts w:ascii="STXihei" w:eastAsia="STXihei" w:hAnsi="STXihei" w:hint="eastAsia"/>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C060095"/>
    <w:multiLevelType w:val="hybridMultilevel"/>
    <w:tmpl w:val="F1A61F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CC505A4"/>
    <w:multiLevelType w:val="hybridMultilevel"/>
    <w:tmpl w:val="BE4C1F96"/>
    <w:lvl w:ilvl="0" w:tplc="E4B48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D15D27"/>
    <w:multiLevelType w:val="hybridMultilevel"/>
    <w:tmpl w:val="DBA4AA44"/>
    <w:lvl w:ilvl="0" w:tplc="EBE0B4B0">
      <w:start w:val="1"/>
      <w:numFmt w:val="bullet"/>
      <w:lvlText w:val="-"/>
      <w:lvlJc w:val="left"/>
      <w:pPr>
        <w:ind w:left="1296" w:hanging="360"/>
      </w:pPr>
      <w:rPr>
        <w:rFonts w:ascii="STXihei" w:eastAsia="STXihei" w:hAnsi="STXihei" w:hint="eastAsia"/>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3FC117CA"/>
    <w:multiLevelType w:val="hybridMultilevel"/>
    <w:tmpl w:val="BF20E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04B34BE"/>
    <w:multiLevelType w:val="hybridMultilevel"/>
    <w:tmpl w:val="EAB6C5EE"/>
    <w:lvl w:ilvl="0" w:tplc="EBE0B4B0">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1AB0AF2"/>
    <w:multiLevelType w:val="hybridMultilevel"/>
    <w:tmpl w:val="C63C9ED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3BB2E36"/>
    <w:multiLevelType w:val="hybridMultilevel"/>
    <w:tmpl w:val="B5028CA8"/>
    <w:lvl w:ilvl="0" w:tplc="04090001">
      <w:start w:val="1"/>
      <w:numFmt w:val="bullet"/>
      <w:lvlText w:val=""/>
      <w:lvlJc w:val="left"/>
      <w:pPr>
        <w:ind w:left="1581" w:hanging="360"/>
      </w:pPr>
      <w:rPr>
        <w:rFonts w:ascii="Symbol" w:hAnsi="Symbol" w:hint="default"/>
      </w:rPr>
    </w:lvl>
    <w:lvl w:ilvl="1" w:tplc="FFFFFFFF" w:tentative="1">
      <w:start w:val="1"/>
      <w:numFmt w:val="bullet"/>
      <w:lvlText w:val="o"/>
      <w:lvlJc w:val="left"/>
      <w:pPr>
        <w:ind w:left="2301" w:hanging="360"/>
      </w:pPr>
      <w:rPr>
        <w:rFonts w:ascii="Courier New" w:hAnsi="Courier New" w:cs="Courier New" w:hint="default"/>
      </w:rPr>
    </w:lvl>
    <w:lvl w:ilvl="2" w:tplc="FFFFFFFF" w:tentative="1">
      <w:start w:val="1"/>
      <w:numFmt w:val="bullet"/>
      <w:lvlText w:val=""/>
      <w:lvlJc w:val="left"/>
      <w:pPr>
        <w:ind w:left="3021" w:hanging="360"/>
      </w:pPr>
      <w:rPr>
        <w:rFonts w:ascii="Wingdings" w:hAnsi="Wingdings" w:hint="default"/>
      </w:rPr>
    </w:lvl>
    <w:lvl w:ilvl="3" w:tplc="FFFFFFFF" w:tentative="1">
      <w:start w:val="1"/>
      <w:numFmt w:val="bullet"/>
      <w:lvlText w:val=""/>
      <w:lvlJc w:val="left"/>
      <w:pPr>
        <w:ind w:left="3741" w:hanging="360"/>
      </w:pPr>
      <w:rPr>
        <w:rFonts w:ascii="Symbol" w:hAnsi="Symbol" w:hint="default"/>
      </w:rPr>
    </w:lvl>
    <w:lvl w:ilvl="4" w:tplc="FFFFFFFF" w:tentative="1">
      <w:start w:val="1"/>
      <w:numFmt w:val="bullet"/>
      <w:lvlText w:val="o"/>
      <w:lvlJc w:val="left"/>
      <w:pPr>
        <w:ind w:left="4461" w:hanging="360"/>
      </w:pPr>
      <w:rPr>
        <w:rFonts w:ascii="Courier New" w:hAnsi="Courier New" w:cs="Courier New" w:hint="default"/>
      </w:rPr>
    </w:lvl>
    <w:lvl w:ilvl="5" w:tplc="FFFFFFFF" w:tentative="1">
      <w:start w:val="1"/>
      <w:numFmt w:val="bullet"/>
      <w:lvlText w:val=""/>
      <w:lvlJc w:val="left"/>
      <w:pPr>
        <w:ind w:left="5181" w:hanging="360"/>
      </w:pPr>
      <w:rPr>
        <w:rFonts w:ascii="Wingdings" w:hAnsi="Wingdings" w:hint="default"/>
      </w:rPr>
    </w:lvl>
    <w:lvl w:ilvl="6" w:tplc="FFFFFFFF" w:tentative="1">
      <w:start w:val="1"/>
      <w:numFmt w:val="bullet"/>
      <w:lvlText w:val=""/>
      <w:lvlJc w:val="left"/>
      <w:pPr>
        <w:ind w:left="5901" w:hanging="360"/>
      </w:pPr>
      <w:rPr>
        <w:rFonts w:ascii="Symbol" w:hAnsi="Symbol" w:hint="default"/>
      </w:rPr>
    </w:lvl>
    <w:lvl w:ilvl="7" w:tplc="FFFFFFFF" w:tentative="1">
      <w:start w:val="1"/>
      <w:numFmt w:val="bullet"/>
      <w:lvlText w:val="o"/>
      <w:lvlJc w:val="left"/>
      <w:pPr>
        <w:ind w:left="6621" w:hanging="360"/>
      </w:pPr>
      <w:rPr>
        <w:rFonts w:ascii="Courier New" w:hAnsi="Courier New" w:cs="Courier New" w:hint="default"/>
      </w:rPr>
    </w:lvl>
    <w:lvl w:ilvl="8" w:tplc="FFFFFFFF" w:tentative="1">
      <w:start w:val="1"/>
      <w:numFmt w:val="bullet"/>
      <w:lvlText w:val=""/>
      <w:lvlJc w:val="left"/>
      <w:pPr>
        <w:ind w:left="7341" w:hanging="360"/>
      </w:pPr>
      <w:rPr>
        <w:rFonts w:ascii="Wingdings" w:hAnsi="Wingdings" w:hint="default"/>
      </w:rPr>
    </w:lvl>
  </w:abstractNum>
  <w:abstractNum w:abstractNumId="32" w15:restartNumberingAfterBreak="0">
    <w:nsid w:val="46324255"/>
    <w:multiLevelType w:val="hybridMultilevel"/>
    <w:tmpl w:val="FC608770"/>
    <w:lvl w:ilvl="0" w:tplc="9F10C8FA">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6503BBA"/>
    <w:multiLevelType w:val="hybridMultilevel"/>
    <w:tmpl w:val="CE2626D4"/>
    <w:lvl w:ilvl="0" w:tplc="EBE0B4B0">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AC1098D"/>
    <w:multiLevelType w:val="hybridMultilevel"/>
    <w:tmpl w:val="401A81FA"/>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35" w15:restartNumberingAfterBreak="0">
    <w:nsid w:val="4B1F2040"/>
    <w:multiLevelType w:val="hybridMultilevel"/>
    <w:tmpl w:val="ECAAF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7E63BE"/>
    <w:multiLevelType w:val="hybridMultilevel"/>
    <w:tmpl w:val="B3A65F2E"/>
    <w:lvl w:ilvl="0" w:tplc="04090001">
      <w:start w:val="1"/>
      <w:numFmt w:val="bullet"/>
      <w:lvlText w:val=""/>
      <w:lvlJc w:val="left"/>
      <w:pPr>
        <w:ind w:left="1581" w:hanging="360"/>
      </w:pPr>
      <w:rPr>
        <w:rFonts w:ascii="Symbol" w:hAnsi="Symbol" w:hint="default"/>
      </w:rPr>
    </w:lvl>
    <w:lvl w:ilvl="1" w:tplc="FFFFFFFF" w:tentative="1">
      <w:start w:val="1"/>
      <w:numFmt w:val="bullet"/>
      <w:lvlText w:val="o"/>
      <w:lvlJc w:val="left"/>
      <w:pPr>
        <w:ind w:left="2301" w:hanging="360"/>
      </w:pPr>
      <w:rPr>
        <w:rFonts w:ascii="Courier New" w:hAnsi="Courier New" w:cs="Courier New" w:hint="default"/>
      </w:rPr>
    </w:lvl>
    <w:lvl w:ilvl="2" w:tplc="FFFFFFFF" w:tentative="1">
      <w:start w:val="1"/>
      <w:numFmt w:val="bullet"/>
      <w:lvlText w:val=""/>
      <w:lvlJc w:val="left"/>
      <w:pPr>
        <w:ind w:left="3021" w:hanging="360"/>
      </w:pPr>
      <w:rPr>
        <w:rFonts w:ascii="Wingdings" w:hAnsi="Wingdings" w:hint="default"/>
      </w:rPr>
    </w:lvl>
    <w:lvl w:ilvl="3" w:tplc="FFFFFFFF" w:tentative="1">
      <w:start w:val="1"/>
      <w:numFmt w:val="bullet"/>
      <w:lvlText w:val=""/>
      <w:lvlJc w:val="left"/>
      <w:pPr>
        <w:ind w:left="3741" w:hanging="360"/>
      </w:pPr>
      <w:rPr>
        <w:rFonts w:ascii="Symbol" w:hAnsi="Symbol" w:hint="default"/>
      </w:rPr>
    </w:lvl>
    <w:lvl w:ilvl="4" w:tplc="FFFFFFFF" w:tentative="1">
      <w:start w:val="1"/>
      <w:numFmt w:val="bullet"/>
      <w:lvlText w:val="o"/>
      <w:lvlJc w:val="left"/>
      <w:pPr>
        <w:ind w:left="4461" w:hanging="360"/>
      </w:pPr>
      <w:rPr>
        <w:rFonts w:ascii="Courier New" w:hAnsi="Courier New" w:cs="Courier New" w:hint="default"/>
      </w:rPr>
    </w:lvl>
    <w:lvl w:ilvl="5" w:tplc="FFFFFFFF" w:tentative="1">
      <w:start w:val="1"/>
      <w:numFmt w:val="bullet"/>
      <w:lvlText w:val=""/>
      <w:lvlJc w:val="left"/>
      <w:pPr>
        <w:ind w:left="5181" w:hanging="360"/>
      </w:pPr>
      <w:rPr>
        <w:rFonts w:ascii="Wingdings" w:hAnsi="Wingdings" w:hint="default"/>
      </w:rPr>
    </w:lvl>
    <w:lvl w:ilvl="6" w:tplc="FFFFFFFF" w:tentative="1">
      <w:start w:val="1"/>
      <w:numFmt w:val="bullet"/>
      <w:lvlText w:val=""/>
      <w:lvlJc w:val="left"/>
      <w:pPr>
        <w:ind w:left="5901" w:hanging="360"/>
      </w:pPr>
      <w:rPr>
        <w:rFonts w:ascii="Symbol" w:hAnsi="Symbol" w:hint="default"/>
      </w:rPr>
    </w:lvl>
    <w:lvl w:ilvl="7" w:tplc="FFFFFFFF" w:tentative="1">
      <w:start w:val="1"/>
      <w:numFmt w:val="bullet"/>
      <w:lvlText w:val="o"/>
      <w:lvlJc w:val="left"/>
      <w:pPr>
        <w:ind w:left="6621" w:hanging="360"/>
      </w:pPr>
      <w:rPr>
        <w:rFonts w:ascii="Courier New" w:hAnsi="Courier New" w:cs="Courier New" w:hint="default"/>
      </w:rPr>
    </w:lvl>
    <w:lvl w:ilvl="8" w:tplc="FFFFFFFF" w:tentative="1">
      <w:start w:val="1"/>
      <w:numFmt w:val="bullet"/>
      <w:lvlText w:val=""/>
      <w:lvlJc w:val="left"/>
      <w:pPr>
        <w:ind w:left="7341" w:hanging="360"/>
      </w:pPr>
      <w:rPr>
        <w:rFonts w:ascii="Wingdings" w:hAnsi="Wingdings" w:hint="default"/>
      </w:rPr>
    </w:lvl>
  </w:abstractNum>
  <w:abstractNum w:abstractNumId="37" w15:restartNumberingAfterBreak="0">
    <w:nsid w:val="4BBB16BB"/>
    <w:multiLevelType w:val="hybridMultilevel"/>
    <w:tmpl w:val="7CC02E4C"/>
    <w:lvl w:ilvl="0" w:tplc="EBE0B4B0">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F17094"/>
    <w:multiLevelType w:val="hybridMultilevel"/>
    <w:tmpl w:val="507C16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F9303D2"/>
    <w:multiLevelType w:val="hybridMultilevel"/>
    <w:tmpl w:val="C33C5AC6"/>
    <w:lvl w:ilvl="0" w:tplc="EBE0B4B0">
      <w:start w:val="1"/>
      <w:numFmt w:val="bullet"/>
      <w:lvlText w:val="-"/>
      <w:lvlJc w:val="left"/>
      <w:pPr>
        <w:ind w:left="720" w:hanging="360"/>
      </w:pPr>
      <w:rPr>
        <w:rFonts w:ascii="STXihei" w:eastAsia="STXihei" w:hAnsi="STXihei"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0157536"/>
    <w:multiLevelType w:val="hybridMultilevel"/>
    <w:tmpl w:val="34E23C0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526356D5"/>
    <w:multiLevelType w:val="hybridMultilevel"/>
    <w:tmpl w:val="05B402E2"/>
    <w:lvl w:ilvl="0" w:tplc="EBE0B4B0">
      <w:start w:val="1"/>
      <w:numFmt w:val="bullet"/>
      <w:lvlText w:val="-"/>
      <w:lvlJc w:val="left"/>
      <w:pPr>
        <w:ind w:left="720" w:hanging="360"/>
      </w:pPr>
      <w:rPr>
        <w:rFonts w:ascii="STXihei" w:eastAsia="STXihei" w:hAnsi="STXihei"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40178C0"/>
    <w:multiLevelType w:val="hybridMultilevel"/>
    <w:tmpl w:val="8B083F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4A92592"/>
    <w:multiLevelType w:val="hybridMultilevel"/>
    <w:tmpl w:val="7DEEB842"/>
    <w:lvl w:ilvl="0" w:tplc="FFFFFFFF">
      <w:start w:val="2"/>
      <w:numFmt w:val="bullet"/>
      <w:lvlText w:val="-"/>
      <w:lvlJc w:val="left"/>
      <w:pPr>
        <w:ind w:left="720" w:hanging="360"/>
      </w:pPr>
      <w:rPr>
        <w:rFonts w:ascii="Times New Roman" w:eastAsiaTheme="minorHAnsi" w:hAnsi="Times New Roman" w:cs="Times New Roman" w:hint="default"/>
      </w:rPr>
    </w:lvl>
    <w:lvl w:ilvl="1" w:tplc="EBE0B4B0">
      <w:start w:val="1"/>
      <w:numFmt w:val="bullet"/>
      <w:lvlText w:val="-"/>
      <w:lvlJc w:val="left"/>
      <w:pPr>
        <w:ind w:left="1459" w:hanging="360"/>
      </w:pPr>
      <w:rPr>
        <w:rFonts w:ascii="STXihei" w:eastAsia="STXihei" w:hAnsi="STXihei" w:hint="eastAsia"/>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54BF798B"/>
    <w:multiLevelType w:val="hybridMultilevel"/>
    <w:tmpl w:val="368ABB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52539B8"/>
    <w:multiLevelType w:val="hybridMultilevel"/>
    <w:tmpl w:val="F3C09BC8"/>
    <w:lvl w:ilvl="0" w:tplc="04090001">
      <w:start w:val="1"/>
      <w:numFmt w:val="bullet"/>
      <w:lvlText w:val=""/>
      <w:lvlJc w:val="left"/>
      <w:pPr>
        <w:ind w:left="1494" w:hanging="360"/>
      </w:pPr>
      <w:rPr>
        <w:rFonts w:ascii="Symbol" w:hAnsi="Symbol" w:hint="default"/>
      </w:rPr>
    </w:lvl>
    <w:lvl w:ilvl="1" w:tplc="FFFFFFFF">
      <w:start w:val="1"/>
      <w:numFmt w:val="bullet"/>
      <w:lvlText w:val="o"/>
      <w:lvlJc w:val="left"/>
      <w:pPr>
        <w:ind w:left="2214" w:hanging="360"/>
      </w:pPr>
      <w:rPr>
        <w:rFonts w:ascii="Courier New" w:hAnsi="Courier New" w:cs="Courier New" w:hint="default"/>
      </w:rPr>
    </w:lvl>
    <w:lvl w:ilvl="2" w:tplc="FFFFFFFF">
      <w:start w:val="1"/>
      <w:numFmt w:val="bullet"/>
      <w:lvlText w:val=""/>
      <w:lvlJc w:val="left"/>
      <w:pPr>
        <w:ind w:left="2934" w:hanging="360"/>
      </w:pPr>
      <w:rPr>
        <w:rFonts w:ascii="Wingdings" w:hAnsi="Wingdings" w:hint="default"/>
      </w:rPr>
    </w:lvl>
    <w:lvl w:ilvl="3" w:tplc="FFFFFFFF">
      <w:start w:val="1"/>
      <w:numFmt w:val="bullet"/>
      <w:lvlText w:val=""/>
      <w:lvlJc w:val="left"/>
      <w:pPr>
        <w:ind w:left="3654" w:hanging="360"/>
      </w:pPr>
      <w:rPr>
        <w:rFonts w:ascii="Symbol" w:hAnsi="Symbol" w:hint="default"/>
      </w:rPr>
    </w:lvl>
    <w:lvl w:ilvl="4" w:tplc="FFFFFFFF">
      <w:start w:val="1"/>
      <w:numFmt w:val="bullet"/>
      <w:lvlText w:val="o"/>
      <w:lvlJc w:val="left"/>
      <w:pPr>
        <w:ind w:left="4374" w:hanging="360"/>
      </w:pPr>
      <w:rPr>
        <w:rFonts w:ascii="Courier New" w:hAnsi="Courier New" w:cs="Courier New" w:hint="default"/>
      </w:rPr>
    </w:lvl>
    <w:lvl w:ilvl="5" w:tplc="FFFFFFFF">
      <w:start w:val="1"/>
      <w:numFmt w:val="bullet"/>
      <w:lvlText w:val=""/>
      <w:lvlJc w:val="left"/>
      <w:pPr>
        <w:ind w:left="5094" w:hanging="360"/>
      </w:pPr>
      <w:rPr>
        <w:rFonts w:ascii="Wingdings" w:hAnsi="Wingdings" w:hint="default"/>
      </w:rPr>
    </w:lvl>
    <w:lvl w:ilvl="6" w:tplc="FFFFFFFF">
      <w:start w:val="1"/>
      <w:numFmt w:val="bullet"/>
      <w:lvlText w:val=""/>
      <w:lvlJc w:val="left"/>
      <w:pPr>
        <w:ind w:left="5814" w:hanging="360"/>
      </w:pPr>
      <w:rPr>
        <w:rFonts w:ascii="Symbol" w:hAnsi="Symbol" w:hint="default"/>
      </w:rPr>
    </w:lvl>
    <w:lvl w:ilvl="7" w:tplc="FFFFFFFF">
      <w:start w:val="1"/>
      <w:numFmt w:val="bullet"/>
      <w:lvlText w:val="o"/>
      <w:lvlJc w:val="left"/>
      <w:pPr>
        <w:ind w:left="6534" w:hanging="360"/>
      </w:pPr>
      <w:rPr>
        <w:rFonts w:ascii="Courier New" w:hAnsi="Courier New" w:cs="Courier New" w:hint="default"/>
      </w:rPr>
    </w:lvl>
    <w:lvl w:ilvl="8" w:tplc="FFFFFFFF">
      <w:start w:val="1"/>
      <w:numFmt w:val="bullet"/>
      <w:lvlText w:val=""/>
      <w:lvlJc w:val="left"/>
      <w:pPr>
        <w:ind w:left="7254" w:hanging="360"/>
      </w:pPr>
      <w:rPr>
        <w:rFonts w:ascii="Wingdings" w:hAnsi="Wingdings" w:hint="default"/>
      </w:rPr>
    </w:lvl>
  </w:abstractNum>
  <w:abstractNum w:abstractNumId="46" w15:restartNumberingAfterBreak="0">
    <w:nsid w:val="63840CF5"/>
    <w:multiLevelType w:val="hybridMultilevel"/>
    <w:tmpl w:val="7CEAB1CE"/>
    <w:lvl w:ilvl="0" w:tplc="C8109F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47F3076"/>
    <w:multiLevelType w:val="hybridMultilevel"/>
    <w:tmpl w:val="7DDE255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8" w15:restartNumberingAfterBreak="0">
    <w:nsid w:val="662B5079"/>
    <w:multiLevelType w:val="hybridMultilevel"/>
    <w:tmpl w:val="90F81ABC"/>
    <w:lvl w:ilvl="0" w:tplc="EBE0B4B0">
      <w:start w:val="1"/>
      <w:numFmt w:val="bullet"/>
      <w:lvlText w:val="-"/>
      <w:lvlJc w:val="left"/>
      <w:pPr>
        <w:ind w:left="1080" w:hanging="360"/>
      </w:pPr>
      <w:rPr>
        <w:rFonts w:ascii="STXihei" w:eastAsia="STXihei" w:hAnsi="STXihei" w:hint="eastAsi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6B254765"/>
    <w:multiLevelType w:val="hybridMultilevel"/>
    <w:tmpl w:val="0B2CF462"/>
    <w:lvl w:ilvl="0" w:tplc="EBE0B4B0">
      <w:start w:val="1"/>
      <w:numFmt w:val="bullet"/>
      <w:lvlText w:val="-"/>
      <w:lvlJc w:val="left"/>
      <w:pPr>
        <w:ind w:left="1440" w:hanging="360"/>
      </w:pPr>
      <w:rPr>
        <w:rFonts w:ascii="STXihei" w:eastAsia="STXihei" w:hAnsi="STXihei" w:hint="eastAsia"/>
      </w:rPr>
    </w:lvl>
    <w:lvl w:ilvl="1" w:tplc="FFFFFFFF">
      <w:numFmt w:val="bullet"/>
      <w:lvlText w:val=""/>
      <w:lvlJc w:val="left"/>
      <w:pPr>
        <w:ind w:left="2180" w:hanging="380"/>
      </w:pPr>
      <w:rPr>
        <w:rFonts w:ascii="Wingdings" w:eastAsia="Times New Roman" w:hAnsi="Wingdings"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718309A"/>
    <w:multiLevelType w:val="hybridMultilevel"/>
    <w:tmpl w:val="79121DB4"/>
    <w:lvl w:ilvl="0" w:tplc="EBE0B4B0">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77D4C09"/>
    <w:multiLevelType w:val="hybridMultilevel"/>
    <w:tmpl w:val="91C48912"/>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2" w15:restartNumberingAfterBreak="0">
    <w:nsid w:val="791C6A30"/>
    <w:multiLevelType w:val="hybridMultilevel"/>
    <w:tmpl w:val="25408296"/>
    <w:lvl w:ilvl="0" w:tplc="EBE0B4B0">
      <w:start w:val="1"/>
      <w:numFmt w:val="bullet"/>
      <w:lvlText w:val="-"/>
      <w:lvlJc w:val="left"/>
      <w:pPr>
        <w:ind w:left="1080" w:hanging="360"/>
      </w:pPr>
      <w:rPr>
        <w:rFonts w:ascii="STXihei" w:eastAsia="STXihei" w:hAnsi="STXihei"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A30567A"/>
    <w:multiLevelType w:val="hybridMultilevel"/>
    <w:tmpl w:val="9AE25B3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4" w15:restartNumberingAfterBreak="0">
    <w:nsid w:val="7BD911B1"/>
    <w:multiLevelType w:val="hybridMultilevel"/>
    <w:tmpl w:val="A99A2884"/>
    <w:lvl w:ilvl="0" w:tplc="54D4CCDC">
      <w:numFmt w:val="bullet"/>
      <w:lvlText w:val=""/>
      <w:lvlJc w:val="left"/>
      <w:pPr>
        <w:ind w:left="1800" w:hanging="360"/>
      </w:pPr>
      <w:rPr>
        <w:rFonts w:ascii="Wingdings" w:eastAsia="Times New Roman" w:hAnsi="Wingdings"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D823632"/>
    <w:multiLevelType w:val="hybridMultilevel"/>
    <w:tmpl w:val="A98CF8EC"/>
    <w:lvl w:ilvl="0" w:tplc="FFFFFFFF">
      <w:start w:val="1"/>
      <w:numFmt w:val="bullet"/>
      <w:lvlText w:val="o"/>
      <w:lvlJc w:val="left"/>
      <w:pPr>
        <w:ind w:left="1636"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076" w:hanging="360"/>
      </w:pPr>
      <w:rPr>
        <w:rFonts w:ascii="Wingdings" w:hAnsi="Wingdings" w:hint="default"/>
      </w:rPr>
    </w:lvl>
    <w:lvl w:ilvl="3" w:tplc="FFFFFFFF">
      <w:start w:val="1"/>
      <w:numFmt w:val="bullet"/>
      <w:lvlText w:val=""/>
      <w:lvlJc w:val="left"/>
      <w:pPr>
        <w:ind w:left="3796" w:hanging="360"/>
      </w:pPr>
      <w:rPr>
        <w:rFonts w:ascii="Symbol" w:hAnsi="Symbol" w:hint="default"/>
      </w:rPr>
    </w:lvl>
    <w:lvl w:ilvl="4" w:tplc="FFFFFFFF">
      <w:start w:val="1"/>
      <w:numFmt w:val="bullet"/>
      <w:lvlText w:val="o"/>
      <w:lvlJc w:val="left"/>
      <w:pPr>
        <w:ind w:left="4516" w:hanging="360"/>
      </w:pPr>
      <w:rPr>
        <w:rFonts w:ascii="Courier New" w:hAnsi="Courier New" w:cs="Courier New" w:hint="default"/>
      </w:rPr>
    </w:lvl>
    <w:lvl w:ilvl="5" w:tplc="FFFFFFFF">
      <w:start w:val="1"/>
      <w:numFmt w:val="bullet"/>
      <w:lvlText w:val=""/>
      <w:lvlJc w:val="left"/>
      <w:pPr>
        <w:ind w:left="5236" w:hanging="360"/>
      </w:pPr>
      <w:rPr>
        <w:rFonts w:ascii="Wingdings" w:hAnsi="Wingdings" w:hint="default"/>
      </w:rPr>
    </w:lvl>
    <w:lvl w:ilvl="6" w:tplc="FFFFFFFF">
      <w:start w:val="1"/>
      <w:numFmt w:val="bullet"/>
      <w:lvlText w:val=""/>
      <w:lvlJc w:val="left"/>
      <w:pPr>
        <w:ind w:left="5956" w:hanging="360"/>
      </w:pPr>
      <w:rPr>
        <w:rFonts w:ascii="Symbol" w:hAnsi="Symbol" w:hint="default"/>
      </w:rPr>
    </w:lvl>
    <w:lvl w:ilvl="7" w:tplc="FFFFFFFF">
      <w:start w:val="1"/>
      <w:numFmt w:val="bullet"/>
      <w:lvlText w:val="o"/>
      <w:lvlJc w:val="left"/>
      <w:pPr>
        <w:ind w:left="6676" w:hanging="360"/>
      </w:pPr>
      <w:rPr>
        <w:rFonts w:ascii="Courier New" w:hAnsi="Courier New" w:cs="Courier New" w:hint="default"/>
      </w:rPr>
    </w:lvl>
    <w:lvl w:ilvl="8" w:tplc="FFFFFFFF">
      <w:start w:val="1"/>
      <w:numFmt w:val="bullet"/>
      <w:lvlText w:val=""/>
      <w:lvlJc w:val="left"/>
      <w:pPr>
        <w:ind w:left="7396" w:hanging="360"/>
      </w:pPr>
      <w:rPr>
        <w:rFonts w:ascii="Wingdings" w:hAnsi="Wingdings" w:hint="default"/>
      </w:rPr>
    </w:lvl>
  </w:abstractNum>
  <w:num w:numId="1" w16cid:durableId="809708972">
    <w:abstractNumId w:val="37"/>
  </w:num>
  <w:num w:numId="2" w16cid:durableId="1590965077">
    <w:abstractNumId w:val="17"/>
  </w:num>
  <w:num w:numId="3" w16cid:durableId="323432535">
    <w:abstractNumId w:val="12"/>
  </w:num>
  <w:num w:numId="4" w16cid:durableId="1953975498">
    <w:abstractNumId w:val="15"/>
  </w:num>
  <w:num w:numId="5" w16cid:durableId="989792489">
    <w:abstractNumId w:val="9"/>
  </w:num>
  <w:num w:numId="6" w16cid:durableId="820537545">
    <w:abstractNumId w:val="21"/>
  </w:num>
  <w:num w:numId="7" w16cid:durableId="1170753342">
    <w:abstractNumId w:val="36"/>
  </w:num>
  <w:num w:numId="8" w16cid:durableId="103381058">
    <w:abstractNumId w:val="31"/>
  </w:num>
  <w:num w:numId="9" w16cid:durableId="1600261742">
    <w:abstractNumId w:val="34"/>
  </w:num>
  <w:num w:numId="10" w16cid:durableId="572593197">
    <w:abstractNumId w:val="13"/>
  </w:num>
  <w:num w:numId="11" w16cid:durableId="1070232920">
    <w:abstractNumId w:val="52"/>
  </w:num>
  <w:num w:numId="12" w16cid:durableId="137043100">
    <w:abstractNumId w:val="3"/>
  </w:num>
  <w:num w:numId="13" w16cid:durableId="1486122686">
    <w:abstractNumId w:val="46"/>
  </w:num>
  <w:num w:numId="14" w16cid:durableId="136579155">
    <w:abstractNumId w:val="45"/>
  </w:num>
  <w:num w:numId="15" w16cid:durableId="1539929162">
    <w:abstractNumId w:val="10"/>
  </w:num>
  <w:num w:numId="16" w16cid:durableId="963851216">
    <w:abstractNumId w:val="4"/>
  </w:num>
  <w:num w:numId="17" w16cid:durableId="1828396229">
    <w:abstractNumId w:val="18"/>
  </w:num>
  <w:num w:numId="18" w16cid:durableId="252474182">
    <w:abstractNumId w:val="7"/>
  </w:num>
  <w:num w:numId="19" w16cid:durableId="1490638596">
    <w:abstractNumId w:val="22"/>
  </w:num>
  <w:num w:numId="20" w16cid:durableId="2095856115">
    <w:abstractNumId w:val="38"/>
  </w:num>
  <w:num w:numId="21" w16cid:durableId="646860974">
    <w:abstractNumId w:val="50"/>
  </w:num>
  <w:num w:numId="22" w16cid:durableId="1384645335">
    <w:abstractNumId w:val="14"/>
  </w:num>
  <w:num w:numId="23" w16cid:durableId="2037122375">
    <w:abstractNumId w:val="20"/>
  </w:num>
  <w:num w:numId="24" w16cid:durableId="1875191628">
    <w:abstractNumId w:val="23"/>
  </w:num>
  <w:num w:numId="25" w16cid:durableId="798306481">
    <w:abstractNumId w:val="5"/>
  </w:num>
  <w:num w:numId="26" w16cid:durableId="447435080">
    <w:abstractNumId w:val="2"/>
  </w:num>
  <w:num w:numId="27" w16cid:durableId="1090086146">
    <w:abstractNumId w:val="51"/>
  </w:num>
  <w:num w:numId="28" w16cid:durableId="1412581876">
    <w:abstractNumId w:val="55"/>
  </w:num>
  <w:num w:numId="29" w16cid:durableId="1707631725">
    <w:abstractNumId w:val="19"/>
  </w:num>
  <w:num w:numId="30" w16cid:durableId="56392904">
    <w:abstractNumId w:val="43"/>
  </w:num>
  <w:num w:numId="31" w16cid:durableId="664358601">
    <w:abstractNumId w:val="49"/>
  </w:num>
  <w:num w:numId="32" w16cid:durableId="1167596106">
    <w:abstractNumId w:val="32"/>
  </w:num>
  <w:num w:numId="33" w16cid:durableId="301885672">
    <w:abstractNumId w:val="1"/>
  </w:num>
  <w:num w:numId="34" w16cid:durableId="349650016">
    <w:abstractNumId w:val="24"/>
  </w:num>
  <w:num w:numId="35" w16cid:durableId="1345475110">
    <w:abstractNumId w:val="47"/>
  </w:num>
  <w:num w:numId="36" w16cid:durableId="1290356389">
    <w:abstractNumId w:val="53"/>
  </w:num>
  <w:num w:numId="37" w16cid:durableId="527253069">
    <w:abstractNumId w:val="29"/>
  </w:num>
  <w:num w:numId="38" w16cid:durableId="14505402">
    <w:abstractNumId w:val="16"/>
  </w:num>
  <w:num w:numId="39" w16cid:durableId="459111888">
    <w:abstractNumId w:val="30"/>
  </w:num>
  <w:num w:numId="40" w16cid:durableId="949354888">
    <w:abstractNumId w:val="26"/>
  </w:num>
  <w:num w:numId="41" w16cid:durableId="5636205">
    <w:abstractNumId w:val="42"/>
  </w:num>
  <w:num w:numId="42" w16cid:durableId="122964531">
    <w:abstractNumId w:val="48"/>
  </w:num>
  <w:num w:numId="43" w16cid:durableId="1950115653">
    <w:abstractNumId w:val="6"/>
  </w:num>
  <w:num w:numId="44" w16cid:durableId="1098528081">
    <w:abstractNumId w:val="44"/>
  </w:num>
  <w:num w:numId="45" w16cid:durableId="1746604059">
    <w:abstractNumId w:val="0"/>
  </w:num>
  <w:num w:numId="46" w16cid:durableId="1708023212">
    <w:abstractNumId w:val="25"/>
  </w:num>
  <w:num w:numId="47" w16cid:durableId="305861334">
    <w:abstractNumId w:val="28"/>
  </w:num>
  <w:num w:numId="48" w16cid:durableId="320694866">
    <w:abstractNumId w:val="54"/>
  </w:num>
  <w:num w:numId="49" w16cid:durableId="2089577659">
    <w:abstractNumId w:val="40"/>
  </w:num>
  <w:num w:numId="50" w16cid:durableId="1700928948">
    <w:abstractNumId w:val="33"/>
  </w:num>
  <w:num w:numId="51" w16cid:durableId="111487128">
    <w:abstractNumId w:val="8"/>
  </w:num>
  <w:num w:numId="52" w16cid:durableId="672608627">
    <w:abstractNumId w:val="27"/>
  </w:num>
  <w:num w:numId="53" w16cid:durableId="1274096370">
    <w:abstractNumId w:val="35"/>
  </w:num>
  <w:num w:numId="54" w16cid:durableId="2039232804">
    <w:abstractNumId w:val="11"/>
  </w:num>
  <w:num w:numId="55" w16cid:durableId="1712654746">
    <w:abstractNumId w:val="41"/>
  </w:num>
  <w:num w:numId="56" w16cid:durableId="1302079485">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22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D17C0"/>
    <w:rsid w:val="00000108"/>
    <w:rsid w:val="00002CAA"/>
    <w:rsid w:val="000035B3"/>
    <w:rsid w:val="00007AAC"/>
    <w:rsid w:val="000115F9"/>
    <w:rsid w:val="00013A9F"/>
    <w:rsid w:val="00014D4B"/>
    <w:rsid w:val="0001509A"/>
    <w:rsid w:val="00016788"/>
    <w:rsid w:val="000227D1"/>
    <w:rsid w:val="00022953"/>
    <w:rsid w:val="00024429"/>
    <w:rsid w:val="0002594C"/>
    <w:rsid w:val="00025E55"/>
    <w:rsid w:val="0002672B"/>
    <w:rsid w:val="00030789"/>
    <w:rsid w:val="00030CE8"/>
    <w:rsid w:val="00031A20"/>
    <w:rsid w:val="00032ED6"/>
    <w:rsid w:val="00037AD1"/>
    <w:rsid w:val="00041A3E"/>
    <w:rsid w:val="000454F2"/>
    <w:rsid w:val="00047DB9"/>
    <w:rsid w:val="00052190"/>
    <w:rsid w:val="00052D47"/>
    <w:rsid w:val="00053FE6"/>
    <w:rsid w:val="00057D3C"/>
    <w:rsid w:val="000608D7"/>
    <w:rsid w:val="000621C0"/>
    <w:rsid w:val="00065DDD"/>
    <w:rsid w:val="00071C99"/>
    <w:rsid w:val="000724CA"/>
    <w:rsid w:val="000754C9"/>
    <w:rsid w:val="00076614"/>
    <w:rsid w:val="000772D2"/>
    <w:rsid w:val="00081E54"/>
    <w:rsid w:val="0008332C"/>
    <w:rsid w:val="000863E3"/>
    <w:rsid w:val="00091C9B"/>
    <w:rsid w:val="0009204A"/>
    <w:rsid w:val="0009329A"/>
    <w:rsid w:val="000977D4"/>
    <w:rsid w:val="000A1316"/>
    <w:rsid w:val="000A2BB5"/>
    <w:rsid w:val="000A349E"/>
    <w:rsid w:val="000A3A2B"/>
    <w:rsid w:val="000A434C"/>
    <w:rsid w:val="000A723F"/>
    <w:rsid w:val="000A7944"/>
    <w:rsid w:val="000B0DC1"/>
    <w:rsid w:val="000B6CCD"/>
    <w:rsid w:val="000B7CA4"/>
    <w:rsid w:val="000C0878"/>
    <w:rsid w:val="000C13E4"/>
    <w:rsid w:val="000C1AC6"/>
    <w:rsid w:val="000C25CE"/>
    <w:rsid w:val="000C264B"/>
    <w:rsid w:val="000C4CF9"/>
    <w:rsid w:val="000C5737"/>
    <w:rsid w:val="000C7789"/>
    <w:rsid w:val="000C77FD"/>
    <w:rsid w:val="000D0D6B"/>
    <w:rsid w:val="000D103B"/>
    <w:rsid w:val="000D1CDD"/>
    <w:rsid w:val="000D2F06"/>
    <w:rsid w:val="000D3127"/>
    <w:rsid w:val="000D54B9"/>
    <w:rsid w:val="000D5C6F"/>
    <w:rsid w:val="000D6594"/>
    <w:rsid w:val="000E57BB"/>
    <w:rsid w:val="000E7D58"/>
    <w:rsid w:val="000F32E5"/>
    <w:rsid w:val="000F47BA"/>
    <w:rsid w:val="001008AA"/>
    <w:rsid w:val="00105332"/>
    <w:rsid w:val="001124D2"/>
    <w:rsid w:val="00113320"/>
    <w:rsid w:val="001175D9"/>
    <w:rsid w:val="0012287B"/>
    <w:rsid w:val="00123F21"/>
    <w:rsid w:val="0012592B"/>
    <w:rsid w:val="001263CA"/>
    <w:rsid w:val="001266D1"/>
    <w:rsid w:val="00127871"/>
    <w:rsid w:val="00130401"/>
    <w:rsid w:val="00132929"/>
    <w:rsid w:val="00136FE9"/>
    <w:rsid w:val="00141416"/>
    <w:rsid w:val="00143671"/>
    <w:rsid w:val="00143BB2"/>
    <w:rsid w:val="001456D5"/>
    <w:rsid w:val="00147502"/>
    <w:rsid w:val="0015003A"/>
    <w:rsid w:val="00152AB9"/>
    <w:rsid w:val="00152DD2"/>
    <w:rsid w:val="00154CC7"/>
    <w:rsid w:val="001576C5"/>
    <w:rsid w:val="00160970"/>
    <w:rsid w:val="00170C5D"/>
    <w:rsid w:val="001716DE"/>
    <w:rsid w:val="001769F1"/>
    <w:rsid w:val="00176A86"/>
    <w:rsid w:val="00176F7F"/>
    <w:rsid w:val="001777B9"/>
    <w:rsid w:val="001806B0"/>
    <w:rsid w:val="00181D3F"/>
    <w:rsid w:val="0018233A"/>
    <w:rsid w:val="00183D10"/>
    <w:rsid w:val="001841BD"/>
    <w:rsid w:val="001848E1"/>
    <w:rsid w:val="001850F1"/>
    <w:rsid w:val="001859CC"/>
    <w:rsid w:val="00193736"/>
    <w:rsid w:val="0019533E"/>
    <w:rsid w:val="0019552A"/>
    <w:rsid w:val="0019634B"/>
    <w:rsid w:val="001A248C"/>
    <w:rsid w:val="001A304E"/>
    <w:rsid w:val="001A41BD"/>
    <w:rsid w:val="001B18FB"/>
    <w:rsid w:val="001B1C68"/>
    <w:rsid w:val="001B1E65"/>
    <w:rsid w:val="001B4EC8"/>
    <w:rsid w:val="001B640A"/>
    <w:rsid w:val="001C0619"/>
    <w:rsid w:val="001C0D94"/>
    <w:rsid w:val="001C1E5E"/>
    <w:rsid w:val="001C257B"/>
    <w:rsid w:val="001C2770"/>
    <w:rsid w:val="001C3103"/>
    <w:rsid w:val="001D3737"/>
    <w:rsid w:val="001D3A9C"/>
    <w:rsid w:val="001D4A12"/>
    <w:rsid w:val="001D4CF9"/>
    <w:rsid w:val="001D7360"/>
    <w:rsid w:val="001E5D73"/>
    <w:rsid w:val="001F1F44"/>
    <w:rsid w:val="001F5F30"/>
    <w:rsid w:val="0020001E"/>
    <w:rsid w:val="002007D0"/>
    <w:rsid w:val="002011E8"/>
    <w:rsid w:val="002021EF"/>
    <w:rsid w:val="00203C20"/>
    <w:rsid w:val="002047E7"/>
    <w:rsid w:val="002048C7"/>
    <w:rsid w:val="002056DE"/>
    <w:rsid w:val="00205FE0"/>
    <w:rsid w:val="00206626"/>
    <w:rsid w:val="00206CF8"/>
    <w:rsid w:val="002070A6"/>
    <w:rsid w:val="00211CC1"/>
    <w:rsid w:val="00212307"/>
    <w:rsid w:val="00212445"/>
    <w:rsid w:val="00213F2F"/>
    <w:rsid w:val="00214E60"/>
    <w:rsid w:val="002162E1"/>
    <w:rsid w:val="00225B41"/>
    <w:rsid w:val="002372D7"/>
    <w:rsid w:val="00240503"/>
    <w:rsid w:val="0024063C"/>
    <w:rsid w:val="002447DB"/>
    <w:rsid w:val="002456C6"/>
    <w:rsid w:val="00246D8D"/>
    <w:rsid w:val="00246E7C"/>
    <w:rsid w:val="00251207"/>
    <w:rsid w:val="0025194E"/>
    <w:rsid w:val="00251DDA"/>
    <w:rsid w:val="00254DA8"/>
    <w:rsid w:val="00261772"/>
    <w:rsid w:val="002623F3"/>
    <w:rsid w:val="00263534"/>
    <w:rsid w:val="00263DBA"/>
    <w:rsid w:val="002675AE"/>
    <w:rsid w:val="00271638"/>
    <w:rsid w:val="00272F9E"/>
    <w:rsid w:val="00275E09"/>
    <w:rsid w:val="002810AA"/>
    <w:rsid w:val="002818F9"/>
    <w:rsid w:val="00287004"/>
    <w:rsid w:val="00287414"/>
    <w:rsid w:val="002912BB"/>
    <w:rsid w:val="00292B62"/>
    <w:rsid w:val="00293657"/>
    <w:rsid w:val="00294783"/>
    <w:rsid w:val="002A1580"/>
    <w:rsid w:val="002A30AB"/>
    <w:rsid w:val="002A3364"/>
    <w:rsid w:val="002A6763"/>
    <w:rsid w:val="002B1A1E"/>
    <w:rsid w:val="002B24FF"/>
    <w:rsid w:val="002B290F"/>
    <w:rsid w:val="002B4472"/>
    <w:rsid w:val="002B78CC"/>
    <w:rsid w:val="002C1995"/>
    <w:rsid w:val="002C19AA"/>
    <w:rsid w:val="002C3076"/>
    <w:rsid w:val="002C530B"/>
    <w:rsid w:val="002D0EC4"/>
    <w:rsid w:val="002D49A7"/>
    <w:rsid w:val="002D4D6E"/>
    <w:rsid w:val="002D6418"/>
    <w:rsid w:val="002E42AA"/>
    <w:rsid w:val="002E5BBB"/>
    <w:rsid w:val="002E7D1D"/>
    <w:rsid w:val="002F1D84"/>
    <w:rsid w:val="002F3274"/>
    <w:rsid w:val="002F6CA2"/>
    <w:rsid w:val="0030254F"/>
    <w:rsid w:val="0030630B"/>
    <w:rsid w:val="003106CF"/>
    <w:rsid w:val="0031070A"/>
    <w:rsid w:val="003121A5"/>
    <w:rsid w:val="00316C9F"/>
    <w:rsid w:val="003174B6"/>
    <w:rsid w:val="00317C35"/>
    <w:rsid w:val="00323EA3"/>
    <w:rsid w:val="003242C2"/>
    <w:rsid w:val="00324A61"/>
    <w:rsid w:val="00326B90"/>
    <w:rsid w:val="003325CF"/>
    <w:rsid w:val="003326D2"/>
    <w:rsid w:val="00333B46"/>
    <w:rsid w:val="00333B69"/>
    <w:rsid w:val="00334FA2"/>
    <w:rsid w:val="003372C8"/>
    <w:rsid w:val="00337969"/>
    <w:rsid w:val="00340A72"/>
    <w:rsid w:val="00341714"/>
    <w:rsid w:val="00344E2A"/>
    <w:rsid w:val="00346797"/>
    <w:rsid w:val="003472E6"/>
    <w:rsid w:val="00347472"/>
    <w:rsid w:val="003539B4"/>
    <w:rsid w:val="00356159"/>
    <w:rsid w:val="00357BD6"/>
    <w:rsid w:val="003624C7"/>
    <w:rsid w:val="00362B36"/>
    <w:rsid w:val="003637B6"/>
    <w:rsid w:val="00364C38"/>
    <w:rsid w:val="00366518"/>
    <w:rsid w:val="00367A6A"/>
    <w:rsid w:val="0037385D"/>
    <w:rsid w:val="00375311"/>
    <w:rsid w:val="00376F64"/>
    <w:rsid w:val="0038056F"/>
    <w:rsid w:val="00382CDE"/>
    <w:rsid w:val="0038304D"/>
    <w:rsid w:val="00383CB1"/>
    <w:rsid w:val="003967DA"/>
    <w:rsid w:val="003A18CE"/>
    <w:rsid w:val="003A30AF"/>
    <w:rsid w:val="003A4DF5"/>
    <w:rsid w:val="003A645F"/>
    <w:rsid w:val="003A70A6"/>
    <w:rsid w:val="003B09B5"/>
    <w:rsid w:val="003B0CC3"/>
    <w:rsid w:val="003B0D58"/>
    <w:rsid w:val="003B5704"/>
    <w:rsid w:val="003B5A3E"/>
    <w:rsid w:val="003B6A1A"/>
    <w:rsid w:val="003B7BD7"/>
    <w:rsid w:val="003C0B58"/>
    <w:rsid w:val="003C2FC5"/>
    <w:rsid w:val="003C4C37"/>
    <w:rsid w:val="003C6F54"/>
    <w:rsid w:val="003C7648"/>
    <w:rsid w:val="003D035C"/>
    <w:rsid w:val="003D0D27"/>
    <w:rsid w:val="003D1AC5"/>
    <w:rsid w:val="003D1DD5"/>
    <w:rsid w:val="003D5B18"/>
    <w:rsid w:val="003D6C51"/>
    <w:rsid w:val="003E3A7F"/>
    <w:rsid w:val="003F0079"/>
    <w:rsid w:val="003F01C0"/>
    <w:rsid w:val="003F0D4D"/>
    <w:rsid w:val="003F12A4"/>
    <w:rsid w:val="003F24E4"/>
    <w:rsid w:val="003F35F5"/>
    <w:rsid w:val="003F7E9B"/>
    <w:rsid w:val="004163BE"/>
    <w:rsid w:val="00417408"/>
    <w:rsid w:val="00420141"/>
    <w:rsid w:val="00430E6C"/>
    <w:rsid w:val="004323AD"/>
    <w:rsid w:val="004329AD"/>
    <w:rsid w:val="0043370C"/>
    <w:rsid w:val="00434C7E"/>
    <w:rsid w:val="00436CB9"/>
    <w:rsid w:val="00437B62"/>
    <w:rsid w:val="00442197"/>
    <w:rsid w:val="0044708C"/>
    <w:rsid w:val="00453108"/>
    <w:rsid w:val="00454C62"/>
    <w:rsid w:val="00454D83"/>
    <w:rsid w:val="004557A9"/>
    <w:rsid w:val="004570B9"/>
    <w:rsid w:val="004631AE"/>
    <w:rsid w:val="004726AD"/>
    <w:rsid w:val="0047538D"/>
    <w:rsid w:val="00475F35"/>
    <w:rsid w:val="00476343"/>
    <w:rsid w:val="00476AB2"/>
    <w:rsid w:val="0047794A"/>
    <w:rsid w:val="0048021C"/>
    <w:rsid w:val="00484FE1"/>
    <w:rsid w:val="00487677"/>
    <w:rsid w:val="00487D08"/>
    <w:rsid w:val="0049433B"/>
    <w:rsid w:val="00496984"/>
    <w:rsid w:val="004A0D04"/>
    <w:rsid w:val="004B4C4C"/>
    <w:rsid w:val="004B62BD"/>
    <w:rsid w:val="004B66F5"/>
    <w:rsid w:val="004C06A3"/>
    <w:rsid w:val="004C27F7"/>
    <w:rsid w:val="004C38A5"/>
    <w:rsid w:val="004C723A"/>
    <w:rsid w:val="004D1086"/>
    <w:rsid w:val="004D345B"/>
    <w:rsid w:val="004D616B"/>
    <w:rsid w:val="004D69AC"/>
    <w:rsid w:val="004E0830"/>
    <w:rsid w:val="004E56DC"/>
    <w:rsid w:val="004E6A9F"/>
    <w:rsid w:val="004E6D9A"/>
    <w:rsid w:val="004F2366"/>
    <w:rsid w:val="004F3C7D"/>
    <w:rsid w:val="0050167A"/>
    <w:rsid w:val="005024CC"/>
    <w:rsid w:val="005035DE"/>
    <w:rsid w:val="0050374E"/>
    <w:rsid w:val="00504073"/>
    <w:rsid w:val="0050500D"/>
    <w:rsid w:val="0050574B"/>
    <w:rsid w:val="005101E8"/>
    <w:rsid w:val="00515DA0"/>
    <w:rsid w:val="00515E1D"/>
    <w:rsid w:val="0051753E"/>
    <w:rsid w:val="00520498"/>
    <w:rsid w:val="005224F3"/>
    <w:rsid w:val="0052668D"/>
    <w:rsid w:val="00532047"/>
    <w:rsid w:val="00532E71"/>
    <w:rsid w:val="005361B7"/>
    <w:rsid w:val="00542984"/>
    <w:rsid w:val="0054556B"/>
    <w:rsid w:val="00547A23"/>
    <w:rsid w:val="00553F20"/>
    <w:rsid w:val="0055609B"/>
    <w:rsid w:val="005560AE"/>
    <w:rsid w:val="00557355"/>
    <w:rsid w:val="00560BAC"/>
    <w:rsid w:val="005623E5"/>
    <w:rsid w:val="00562607"/>
    <w:rsid w:val="005626A8"/>
    <w:rsid w:val="00567A75"/>
    <w:rsid w:val="005735D4"/>
    <w:rsid w:val="00575D41"/>
    <w:rsid w:val="00584A90"/>
    <w:rsid w:val="00584F12"/>
    <w:rsid w:val="00585007"/>
    <w:rsid w:val="005852CD"/>
    <w:rsid w:val="00585B54"/>
    <w:rsid w:val="00585CA5"/>
    <w:rsid w:val="00586FDD"/>
    <w:rsid w:val="005927D5"/>
    <w:rsid w:val="00594C78"/>
    <w:rsid w:val="00597D4F"/>
    <w:rsid w:val="005A1337"/>
    <w:rsid w:val="005A2139"/>
    <w:rsid w:val="005A2186"/>
    <w:rsid w:val="005A2EF1"/>
    <w:rsid w:val="005A4498"/>
    <w:rsid w:val="005A62C7"/>
    <w:rsid w:val="005A659F"/>
    <w:rsid w:val="005B0695"/>
    <w:rsid w:val="005B2D1B"/>
    <w:rsid w:val="005B5E05"/>
    <w:rsid w:val="005B71B3"/>
    <w:rsid w:val="005C2DAF"/>
    <w:rsid w:val="005C368D"/>
    <w:rsid w:val="005C51EC"/>
    <w:rsid w:val="005C52F5"/>
    <w:rsid w:val="005D031B"/>
    <w:rsid w:val="005D0CEF"/>
    <w:rsid w:val="005D0EDA"/>
    <w:rsid w:val="005D3A63"/>
    <w:rsid w:val="005D3D9B"/>
    <w:rsid w:val="005D52B5"/>
    <w:rsid w:val="005D6A1D"/>
    <w:rsid w:val="005D6BCD"/>
    <w:rsid w:val="005E1950"/>
    <w:rsid w:val="005E5E2F"/>
    <w:rsid w:val="005E6C27"/>
    <w:rsid w:val="005E7BAE"/>
    <w:rsid w:val="005F21C7"/>
    <w:rsid w:val="005F2887"/>
    <w:rsid w:val="005F40A4"/>
    <w:rsid w:val="005F652F"/>
    <w:rsid w:val="0060035E"/>
    <w:rsid w:val="00600B79"/>
    <w:rsid w:val="006015A5"/>
    <w:rsid w:val="006043E0"/>
    <w:rsid w:val="0060750D"/>
    <w:rsid w:val="006078C1"/>
    <w:rsid w:val="00611677"/>
    <w:rsid w:val="00613F97"/>
    <w:rsid w:val="006141DE"/>
    <w:rsid w:val="006156D6"/>
    <w:rsid w:val="00616735"/>
    <w:rsid w:val="00620511"/>
    <w:rsid w:val="006226B9"/>
    <w:rsid w:val="0062451D"/>
    <w:rsid w:val="00626305"/>
    <w:rsid w:val="0062791E"/>
    <w:rsid w:val="006350BA"/>
    <w:rsid w:val="006403CB"/>
    <w:rsid w:val="00642860"/>
    <w:rsid w:val="0064780F"/>
    <w:rsid w:val="00653D2F"/>
    <w:rsid w:val="006628C4"/>
    <w:rsid w:val="00663621"/>
    <w:rsid w:val="006729B4"/>
    <w:rsid w:val="00675432"/>
    <w:rsid w:val="0067604F"/>
    <w:rsid w:val="00680A4A"/>
    <w:rsid w:val="00680F7C"/>
    <w:rsid w:val="00681E86"/>
    <w:rsid w:val="00681F3E"/>
    <w:rsid w:val="0068674D"/>
    <w:rsid w:val="0069044C"/>
    <w:rsid w:val="00696D49"/>
    <w:rsid w:val="00697144"/>
    <w:rsid w:val="00697E13"/>
    <w:rsid w:val="006A0338"/>
    <w:rsid w:val="006A0CA7"/>
    <w:rsid w:val="006A3C98"/>
    <w:rsid w:val="006A717E"/>
    <w:rsid w:val="006B00BE"/>
    <w:rsid w:val="006B136C"/>
    <w:rsid w:val="006B1CE5"/>
    <w:rsid w:val="006B23C8"/>
    <w:rsid w:val="006B2A2E"/>
    <w:rsid w:val="006C0A8C"/>
    <w:rsid w:val="006C200E"/>
    <w:rsid w:val="006D1459"/>
    <w:rsid w:val="006D150E"/>
    <w:rsid w:val="006D3CFC"/>
    <w:rsid w:val="006D54F2"/>
    <w:rsid w:val="006E02B6"/>
    <w:rsid w:val="006E0E3A"/>
    <w:rsid w:val="006E28DA"/>
    <w:rsid w:val="006E2D86"/>
    <w:rsid w:val="006E481C"/>
    <w:rsid w:val="006E6AD4"/>
    <w:rsid w:val="006E6E2E"/>
    <w:rsid w:val="006E710A"/>
    <w:rsid w:val="006F085D"/>
    <w:rsid w:val="006F091C"/>
    <w:rsid w:val="006F1317"/>
    <w:rsid w:val="006F220A"/>
    <w:rsid w:val="006F437A"/>
    <w:rsid w:val="00700025"/>
    <w:rsid w:val="00700F6E"/>
    <w:rsid w:val="00703CBE"/>
    <w:rsid w:val="00703E26"/>
    <w:rsid w:val="0070428A"/>
    <w:rsid w:val="007147D2"/>
    <w:rsid w:val="007200C5"/>
    <w:rsid w:val="00720493"/>
    <w:rsid w:val="007211CB"/>
    <w:rsid w:val="007212D7"/>
    <w:rsid w:val="00730E64"/>
    <w:rsid w:val="00734672"/>
    <w:rsid w:val="00734F9F"/>
    <w:rsid w:val="00740878"/>
    <w:rsid w:val="00741F0A"/>
    <w:rsid w:val="00750A63"/>
    <w:rsid w:val="00754079"/>
    <w:rsid w:val="00754964"/>
    <w:rsid w:val="00755510"/>
    <w:rsid w:val="00755F63"/>
    <w:rsid w:val="00757317"/>
    <w:rsid w:val="007579A1"/>
    <w:rsid w:val="00764153"/>
    <w:rsid w:val="00764DCD"/>
    <w:rsid w:val="007657B6"/>
    <w:rsid w:val="007708C8"/>
    <w:rsid w:val="00771709"/>
    <w:rsid w:val="007719D0"/>
    <w:rsid w:val="00771BE8"/>
    <w:rsid w:val="00771CDE"/>
    <w:rsid w:val="0077262E"/>
    <w:rsid w:val="007730F1"/>
    <w:rsid w:val="00773F16"/>
    <w:rsid w:val="007754DE"/>
    <w:rsid w:val="0077551E"/>
    <w:rsid w:val="007763DF"/>
    <w:rsid w:val="00780614"/>
    <w:rsid w:val="00781C70"/>
    <w:rsid w:val="00782A52"/>
    <w:rsid w:val="00783B28"/>
    <w:rsid w:val="00793A84"/>
    <w:rsid w:val="00796085"/>
    <w:rsid w:val="00797650"/>
    <w:rsid w:val="007A4339"/>
    <w:rsid w:val="007A5EC0"/>
    <w:rsid w:val="007B0BEA"/>
    <w:rsid w:val="007B180E"/>
    <w:rsid w:val="007B2272"/>
    <w:rsid w:val="007B481A"/>
    <w:rsid w:val="007B5727"/>
    <w:rsid w:val="007B5D0F"/>
    <w:rsid w:val="007B5EC3"/>
    <w:rsid w:val="007B703F"/>
    <w:rsid w:val="007C00A0"/>
    <w:rsid w:val="007C26C7"/>
    <w:rsid w:val="007C5D23"/>
    <w:rsid w:val="007D1AD2"/>
    <w:rsid w:val="007D76B7"/>
    <w:rsid w:val="007D7EE8"/>
    <w:rsid w:val="007E2B9F"/>
    <w:rsid w:val="007E2DC1"/>
    <w:rsid w:val="007E50BA"/>
    <w:rsid w:val="007E5C00"/>
    <w:rsid w:val="007F6087"/>
    <w:rsid w:val="007F63CF"/>
    <w:rsid w:val="007F6E94"/>
    <w:rsid w:val="008005BE"/>
    <w:rsid w:val="00800B13"/>
    <w:rsid w:val="0080108E"/>
    <w:rsid w:val="008035C2"/>
    <w:rsid w:val="00806546"/>
    <w:rsid w:val="00806EE1"/>
    <w:rsid w:val="00807B94"/>
    <w:rsid w:val="008106CE"/>
    <w:rsid w:val="0081092A"/>
    <w:rsid w:val="00811146"/>
    <w:rsid w:val="00812825"/>
    <w:rsid w:val="00813F92"/>
    <w:rsid w:val="0082078C"/>
    <w:rsid w:val="008221B6"/>
    <w:rsid w:val="00825E0D"/>
    <w:rsid w:val="008261C1"/>
    <w:rsid w:val="00830BA5"/>
    <w:rsid w:val="0083663C"/>
    <w:rsid w:val="00836ECE"/>
    <w:rsid w:val="00840913"/>
    <w:rsid w:val="0084232E"/>
    <w:rsid w:val="00843AF5"/>
    <w:rsid w:val="008440DE"/>
    <w:rsid w:val="00844A40"/>
    <w:rsid w:val="00844C96"/>
    <w:rsid w:val="0084741D"/>
    <w:rsid w:val="0085021D"/>
    <w:rsid w:val="00851DF0"/>
    <w:rsid w:val="008520E2"/>
    <w:rsid w:val="008532A4"/>
    <w:rsid w:val="00854DF5"/>
    <w:rsid w:val="008555A0"/>
    <w:rsid w:val="0085622E"/>
    <w:rsid w:val="00856F4C"/>
    <w:rsid w:val="00862819"/>
    <w:rsid w:val="00862D27"/>
    <w:rsid w:val="00870D48"/>
    <w:rsid w:val="00872AB8"/>
    <w:rsid w:val="00874FA4"/>
    <w:rsid w:val="008753EF"/>
    <w:rsid w:val="0088006C"/>
    <w:rsid w:val="00882503"/>
    <w:rsid w:val="00885B1C"/>
    <w:rsid w:val="00890A48"/>
    <w:rsid w:val="00893839"/>
    <w:rsid w:val="00894CA5"/>
    <w:rsid w:val="00895C45"/>
    <w:rsid w:val="008A14A2"/>
    <w:rsid w:val="008A2715"/>
    <w:rsid w:val="008A471E"/>
    <w:rsid w:val="008A4C7F"/>
    <w:rsid w:val="008B13F7"/>
    <w:rsid w:val="008B1813"/>
    <w:rsid w:val="008B2A82"/>
    <w:rsid w:val="008B3605"/>
    <w:rsid w:val="008B37A1"/>
    <w:rsid w:val="008B3C97"/>
    <w:rsid w:val="008B3EE1"/>
    <w:rsid w:val="008B4233"/>
    <w:rsid w:val="008B5057"/>
    <w:rsid w:val="008B72FC"/>
    <w:rsid w:val="008B7847"/>
    <w:rsid w:val="008B7FA7"/>
    <w:rsid w:val="008C5BEF"/>
    <w:rsid w:val="008C5EED"/>
    <w:rsid w:val="008C740C"/>
    <w:rsid w:val="008C78CB"/>
    <w:rsid w:val="008D084A"/>
    <w:rsid w:val="008D3D0C"/>
    <w:rsid w:val="008D5BB4"/>
    <w:rsid w:val="008D6229"/>
    <w:rsid w:val="008E05A7"/>
    <w:rsid w:val="008E212A"/>
    <w:rsid w:val="008E4BA0"/>
    <w:rsid w:val="008E669B"/>
    <w:rsid w:val="008F187B"/>
    <w:rsid w:val="008F363F"/>
    <w:rsid w:val="008F410C"/>
    <w:rsid w:val="008F5944"/>
    <w:rsid w:val="00900D6E"/>
    <w:rsid w:val="00911EAA"/>
    <w:rsid w:val="00912CFA"/>
    <w:rsid w:val="00916A52"/>
    <w:rsid w:val="00921BB9"/>
    <w:rsid w:val="00923E9F"/>
    <w:rsid w:val="00924677"/>
    <w:rsid w:val="00935BC7"/>
    <w:rsid w:val="009377E7"/>
    <w:rsid w:val="0093789C"/>
    <w:rsid w:val="009407FE"/>
    <w:rsid w:val="00941173"/>
    <w:rsid w:val="00941227"/>
    <w:rsid w:val="0094155E"/>
    <w:rsid w:val="00942767"/>
    <w:rsid w:val="00942D63"/>
    <w:rsid w:val="009436C6"/>
    <w:rsid w:val="009445C1"/>
    <w:rsid w:val="00944D4D"/>
    <w:rsid w:val="00944DD1"/>
    <w:rsid w:val="009459AA"/>
    <w:rsid w:val="0095150C"/>
    <w:rsid w:val="009537D9"/>
    <w:rsid w:val="00955D7F"/>
    <w:rsid w:val="009571CF"/>
    <w:rsid w:val="009623D3"/>
    <w:rsid w:val="009626E2"/>
    <w:rsid w:val="00964136"/>
    <w:rsid w:val="00966B34"/>
    <w:rsid w:val="009718DF"/>
    <w:rsid w:val="00977C67"/>
    <w:rsid w:val="00980A66"/>
    <w:rsid w:val="00980B64"/>
    <w:rsid w:val="00982795"/>
    <w:rsid w:val="00983CF2"/>
    <w:rsid w:val="009844A5"/>
    <w:rsid w:val="0098773F"/>
    <w:rsid w:val="00990CA6"/>
    <w:rsid w:val="00990D88"/>
    <w:rsid w:val="009943E4"/>
    <w:rsid w:val="009A3E96"/>
    <w:rsid w:val="009A6310"/>
    <w:rsid w:val="009A6CC0"/>
    <w:rsid w:val="009B0BBB"/>
    <w:rsid w:val="009B3F98"/>
    <w:rsid w:val="009B4E6A"/>
    <w:rsid w:val="009C1C6F"/>
    <w:rsid w:val="009C247F"/>
    <w:rsid w:val="009C27EF"/>
    <w:rsid w:val="009C32D3"/>
    <w:rsid w:val="009C4906"/>
    <w:rsid w:val="009D0DA6"/>
    <w:rsid w:val="009D2973"/>
    <w:rsid w:val="009D6BEB"/>
    <w:rsid w:val="009D7558"/>
    <w:rsid w:val="009D761C"/>
    <w:rsid w:val="009E0097"/>
    <w:rsid w:val="009E159E"/>
    <w:rsid w:val="009E45CE"/>
    <w:rsid w:val="009E57FA"/>
    <w:rsid w:val="009E79A0"/>
    <w:rsid w:val="009E7E01"/>
    <w:rsid w:val="009F1491"/>
    <w:rsid w:val="009F1D0F"/>
    <w:rsid w:val="009F2D87"/>
    <w:rsid w:val="00A00C55"/>
    <w:rsid w:val="00A028E5"/>
    <w:rsid w:val="00A047F0"/>
    <w:rsid w:val="00A05B71"/>
    <w:rsid w:val="00A0772D"/>
    <w:rsid w:val="00A1128D"/>
    <w:rsid w:val="00A1436B"/>
    <w:rsid w:val="00A15099"/>
    <w:rsid w:val="00A17D62"/>
    <w:rsid w:val="00A23F09"/>
    <w:rsid w:val="00A245C9"/>
    <w:rsid w:val="00A25DDB"/>
    <w:rsid w:val="00A26479"/>
    <w:rsid w:val="00A26798"/>
    <w:rsid w:val="00A279F9"/>
    <w:rsid w:val="00A306B0"/>
    <w:rsid w:val="00A30B2E"/>
    <w:rsid w:val="00A31148"/>
    <w:rsid w:val="00A32622"/>
    <w:rsid w:val="00A33463"/>
    <w:rsid w:val="00A377FC"/>
    <w:rsid w:val="00A5367D"/>
    <w:rsid w:val="00A538FA"/>
    <w:rsid w:val="00A55ECB"/>
    <w:rsid w:val="00A65381"/>
    <w:rsid w:val="00A66752"/>
    <w:rsid w:val="00A67623"/>
    <w:rsid w:val="00A75F89"/>
    <w:rsid w:val="00A93CAA"/>
    <w:rsid w:val="00A96548"/>
    <w:rsid w:val="00AA60C0"/>
    <w:rsid w:val="00AA61CF"/>
    <w:rsid w:val="00AA6F00"/>
    <w:rsid w:val="00AB28EC"/>
    <w:rsid w:val="00AB295A"/>
    <w:rsid w:val="00AB4AD6"/>
    <w:rsid w:val="00AB581D"/>
    <w:rsid w:val="00AB6269"/>
    <w:rsid w:val="00AB6C23"/>
    <w:rsid w:val="00AC1244"/>
    <w:rsid w:val="00AC13F6"/>
    <w:rsid w:val="00AC1DB5"/>
    <w:rsid w:val="00AC1E14"/>
    <w:rsid w:val="00AC2711"/>
    <w:rsid w:val="00AC2AB7"/>
    <w:rsid w:val="00AC31E8"/>
    <w:rsid w:val="00AC5209"/>
    <w:rsid w:val="00AC6C06"/>
    <w:rsid w:val="00AD3B78"/>
    <w:rsid w:val="00AD40FD"/>
    <w:rsid w:val="00AD51F5"/>
    <w:rsid w:val="00AD55D8"/>
    <w:rsid w:val="00AD7ACD"/>
    <w:rsid w:val="00AE1864"/>
    <w:rsid w:val="00AE43FE"/>
    <w:rsid w:val="00AE64F1"/>
    <w:rsid w:val="00AF54A6"/>
    <w:rsid w:val="00AF5B80"/>
    <w:rsid w:val="00AF6270"/>
    <w:rsid w:val="00AF6A3F"/>
    <w:rsid w:val="00B02B33"/>
    <w:rsid w:val="00B114B2"/>
    <w:rsid w:val="00B12771"/>
    <w:rsid w:val="00B133CA"/>
    <w:rsid w:val="00B14597"/>
    <w:rsid w:val="00B17ECE"/>
    <w:rsid w:val="00B22D86"/>
    <w:rsid w:val="00B23C85"/>
    <w:rsid w:val="00B241C5"/>
    <w:rsid w:val="00B25570"/>
    <w:rsid w:val="00B2738C"/>
    <w:rsid w:val="00B30D2F"/>
    <w:rsid w:val="00B35291"/>
    <w:rsid w:val="00B36F56"/>
    <w:rsid w:val="00B37874"/>
    <w:rsid w:val="00B37D38"/>
    <w:rsid w:val="00B4103D"/>
    <w:rsid w:val="00B412DB"/>
    <w:rsid w:val="00B41676"/>
    <w:rsid w:val="00B4171B"/>
    <w:rsid w:val="00B42C56"/>
    <w:rsid w:val="00B453DB"/>
    <w:rsid w:val="00B454A6"/>
    <w:rsid w:val="00B51C65"/>
    <w:rsid w:val="00B52883"/>
    <w:rsid w:val="00B54857"/>
    <w:rsid w:val="00B61068"/>
    <w:rsid w:val="00B61E41"/>
    <w:rsid w:val="00B628C0"/>
    <w:rsid w:val="00B66D10"/>
    <w:rsid w:val="00B72120"/>
    <w:rsid w:val="00B73B60"/>
    <w:rsid w:val="00B7686D"/>
    <w:rsid w:val="00B84009"/>
    <w:rsid w:val="00B84B04"/>
    <w:rsid w:val="00B850B6"/>
    <w:rsid w:val="00B87819"/>
    <w:rsid w:val="00B902B5"/>
    <w:rsid w:val="00B908E2"/>
    <w:rsid w:val="00B94BA6"/>
    <w:rsid w:val="00B97124"/>
    <w:rsid w:val="00BA1A39"/>
    <w:rsid w:val="00BA3253"/>
    <w:rsid w:val="00BA6D06"/>
    <w:rsid w:val="00BA73AF"/>
    <w:rsid w:val="00BB03C3"/>
    <w:rsid w:val="00BB0D11"/>
    <w:rsid w:val="00BB1D59"/>
    <w:rsid w:val="00BB2958"/>
    <w:rsid w:val="00BB37E2"/>
    <w:rsid w:val="00BB5E87"/>
    <w:rsid w:val="00BB6043"/>
    <w:rsid w:val="00BB691C"/>
    <w:rsid w:val="00BC1A1E"/>
    <w:rsid w:val="00BC1CDB"/>
    <w:rsid w:val="00BC1DE2"/>
    <w:rsid w:val="00BC3E8D"/>
    <w:rsid w:val="00BC48F1"/>
    <w:rsid w:val="00BC520A"/>
    <w:rsid w:val="00BC569B"/>
    <w:rsid w:val="00BD5F4C"/>
    <w:rsid w:val="00BD7FA5"/>
    <w:rsid w:val="00BE0234"/>
    <w:rsid w:val="00BE06B0"/>
    <w:rsid w:val="00BE2377"/>
    <w:rsid w:val="00BE2885"/>
    <w:rsid w:val="00BE2A85"/>
    <w:rsid w:val="00BE2CAC"/>
    <w:rsid w:val="00BE7DBD"/>
    <w:rsid w:val="00BF5DB4"/>
    <w:rsid w:val="00BF5F49"/>
    <w:rsid w:val="00C0236C"/>
    <w:rsid w:val="00C04DA9"/>
    <w:rsid w:val="00C05329"/>
    <w:rsid w:val="00C07C23"/>
    <w:rsid w:val="00C13051"/>
    <w:rsid w:val="00C16B8B"/>
    <w:rsid w:val="00C24554"/>
    <w:rsid w:val="00C271AE"/>
    <w:rsid w:val="00C27354"/>
    <w:rsid w:val="00C304FF"/>
    <w:rsid w:val="00C31CDC"/>
    <w:rsid w:val="00C3455D"/>
    <w:rsid w:val="00C353E3"/>
    <w:rsid w:val="00C45018"/>
    <w:rsid w:val="00C457BC"/>
    <w:rsid w:val="00C506DB"/>
    <w:rsid w:val="00C508EE"/>
    <w:rsid w:val="00C52913"/>
    <w:rsid w:val="00C53789"/>
    <w:rsid w:val="00C55C91"/>
    <w:rsid w:val="00C603D2"/>
    <w:rsid w:val="00C6194B"/>
    <w:rsid w:val="00C63347"/>
    <w:rsid w:val="00C67962"/>
    <w:rsid w:val="00C71193"/>
    <w:rsid w:val="00C72D09"/>
    <w:rsid w:val="00C72E6D"/>
    <w:rsid w:val="00C730A2"/>
    <w:rsid w:val="00C74DF6"/>
    <w:rsid w:val="00C77D9C"/>
    <w:rsid w:val="00C77DE7"/>
    <w:rsid w:val="00C8173F"/>
    <w:rsid w:val="00C81776"/>
    <w:rsid w:val="00C8638B"/>
    <w:rsid w:val="00C8751C"/>
    <w:rsid w:val="00C915A5"/>
    <w:rsid w:val="00C93AE9"/>
    <w:rsid w:val="00C97CE9"/>
    <w:rsid w:val="00CA17DD"/>
    <w:rsid w:val="00CA1DC5"/>
    <w:rsid w:val="00CA1DEE"/>
    <w:rsid w:val="00CA2FCB"/>
    <w:rsid w:val="00CB010E"/>
    <w:rsid w:val="00CC0D73"/>
    <w:rsid w:val="00CC251E"/>
    <w:rsid w:val="00CC26CE"/>
    <w:rsid w:val="00CC2B6B"/>
    <w:rsid w:val="00CC2F8D"/>
    <w:rsid w:val="00CC4305"/>
    <w:rsid w:val="00CC4388"/>
    <w:rsid w:val="00CC6279"/>
    <w:rsid w:val="00CC7BB8"/>
    <w:rsid w:val="00CD04D1"/>
    <w:rsid w:val="00CD1066"/>
    <w:rsid w:val="00CD17C0"/>
    <w:rsid w:val="00CD3356"/>
    <w:rsid w:val="00CD447F"/>
    <w:rsid w:val="00CD44E6"/>
    <w:rsid w:val="00CE2CB8"/>
    <w:rsid w:val="00CE3961"/>
    <w:rsid w:val="00CE4A83"/>
    <w:rsid w:val="00CF29DD"/>
    <w:rsid w:val="00CF2B71"/>
    <w:rsid w:val="00CF3A04"/>
    <w:rsid w:val="00CF3CCC"/>
    <w:rsid w:val="00CF3F3D"/>
    <w:rsid w:val="00CF5DC0"/>
    <w:rsid w:val="00D0794E"/>
    <w:rsid w:val="00D10F1B"/>
    <w:rsid w:val="00D16BA4"/>
    <w:rsid w:val="00D16DFC"/>
    <w:rsid w:val="00D23C31"/>
    <w:rsid w:val="00D24B4C"/>
    <w:rsid w:val="00D26AD8"/>
    <w:rsid w:val="00D277CE"/>
    <w:rsid w:val="00D321AD"/>
    <w:rsid w:val="00D332EB"/>
    <w:rsid w:val="00D33EEF"/>
    <w:rsid w:val="00D36F63"/>
    <w:rsid w:val="00D36FE2"/>
    <w:rsid w:val="00D371AD"/>
    <w:rsid w:val="00D43C22"/>
    <w:rsid w:val="00D45E66"/>
    <w:rsid w:val="00D520EE"/>
    <w:rsid w:val="00D53110"/>
    <w:rsid w:val="00D53C23"/>
    <w:rsid w:val="00D60928"/>
    <w:rsid w:val="00D65472"/>
    <w:rsid w:val="00D66D37"/>
    <w:rsid w:val="00D710A4"/>
    <w:rsid w:val="00D72689"/>
    <w:rsid w:val="00D72EF8"/>
    <w:rsid w:val="00D73134"/>
    <w:rsid w:val="00D80370"/>
    <w:rsid w:val="00D82AB8"/>
    <w:rsid w:val="00D83461"/>
    <w:rsid w:val="00D83587"/>
    <w:rsid w:val="00D86AE2"/>
    <w:rsid w:val="00D87CA8"/>
    <w:rsid w:val="00D958E4"/>
    <w:rsid w:val="00DA0350"/>
    <w:rsid w:val="00DA2235"/>
    <w:rsid w:val="00DA47DB"/>
    <w:rsid w:val="00DB1897"/>
    <w:rsid w:val="00DB2B09"/>
    <w:rsid w:val="00DB624F"/>
    <w:rsid w:val="00DC21E0"/>
    <w:rsid w:val="00DC4658"/>
    <w:rsid w:val="00DC46DA"/>
    <w:rsid w:val="00DD7266"/>
    <w:rsid w:val="00DD7DA2"/>
    <w:rsid w:val="00DE2C42"/>
    <w:rsid w:val="00DE31D3"/>
    <w:rsid w:val="00DE3BCC"/>
    <w:rsid w:val="00DE6BF6"/>
    <w:rsid w:val="00DF1BD6"/>
    <w:rsid w:val="00DF462E"/>
    <w:rsid w:val="00DF4BDE"/>
    <w:rsid w:val="00DF60CE"/>
    <w:rsid w:val="00DF6546"/>
    <w:rsid w:val="00DF6DDC"/>
    <w:rsid w:val="00DF74A3"/>
    <w:rsid w:val="00E0040E"/>
    <w:rsid w:val="00E07B6F"/>
    <w:rsid w:val="00E11034"/>
    <w:rsid w:val="00E22EFE"/>
    <w:rsid w:val="00E230CD"/>
    <w:rsid w:val="00E32FAC"/>
    <w:rsid w:val="00E3366D"/>
    <w:rsid w:val="00E37AE1"/>
    <w:rsid w:val="00E427AF"/>
    <w:rsid w:val="00E4399E"/>
    <w:rsid w:val="00E449F0"/>
    <w:rsid w:val="00E45C23"/>
    <w:rsid w:val="00E50B15"/>
    <w:rsid w:val="00E50BD2"/>
    <w:rsid w:val="00E53D4A"/>
    <w:rsid w:val="00E5514B"/>
    <w:rsid w:val="00E55F26"/>
    <w:rsid w:val="00E566E4"/>
    <w:rsid w:val="00E6339C"/>
    <w:rsid w:val="00E64978"/>
    <w:rsid w:val="00E86DB8"/>
    <w:rsid w:val="00E9001D"/>
    <w:rsid w:val="00E91408"/>
    <w:rsid w:val="00E92176"/>
    <w:rsid w:val="00E9690A"/>
    <w:rsid w:val="00EA1080"/>
    <w:rsid w:val="00EA1435"/>
    <w:rsid w:val="00EA2552"/>
    <w:rsid w:val="00EA4D64"/>
    <w:rsid w:val="00EB264C"/>
    <w:rsid w:val="00EB563C"/>
    <w:rsid w:val="00EB688D"/>
    <w:rsid w:val="00EB6AC2"/>
    <w:rsid w:val="00EC2770"/>
    <w:rsid w:val="00EC68F9"/>
    <w:rsid w:val="00EC77ED"/>
    <w:rsid w:val="00EC7FE5"/>
    <w:rsid w:val="00ED18B3"/>
    <w:rsid w:val="00EE1C46"/>
    <w:rsid w:val="00EE32BA"/>
    <w:rsid w:val="00EE45FF"/>
    <w:rsid w:val="00EF08AE"/>
    <w:rsid w:val="00EF1425"/>
    <w:rsid w:val="00EF1CD7"/>
    <w:rsid w:val="00EF3D00"/>
    <w:rsid w:val="00EF7D73"/>
    <w:rsid w:val="00F00780"/>
    <w:rsid w:val="00F01263"/>
    <w:rsid w:val="00F0519E"/>
    <w:rsid w:val="00F05715"/>
    <w:rsid w:val="00F05968"/>
    <w:rsid w:val="00F12541"/>
    <w:rsid w:val="00F12FB1"/>
    <w:rsid w:val="00F16EA1"/>
    <w:rsid w:val="00F22366"/>
    <w:rsid w:val="00F348BB"/>
    <w:rsid w:val="00F354BD"/>
    <w:rsid w:val="00F36605"/>
    <w:rsid w:val="00F42036"/>
    <w:rsid w:val="00F4258C"/>
    <w:rsid w:val="00F475DB"/>
    <w:rsid w:val="00F47B73"/>
    <w:rsid w:val="00F534CA"/>
    <w:rsid w:val="00F576A5"/>
    <w:rsid w:val="00F6044E"/>
    <w:rsid w:val="00F61462"/>
    <w:rsid w:val="00F6164D"/>
    <w:rsid w:val="00F61882"/>
    <w:rsid w:val="00F63CA1"/>
    <w:rsid w:val="00F66890"/>
    <w:rsid w:val="00F728AC"/>
    <w:rsid w:val="00F735B4"/>
    <w:rsid w:val="00F73717"/>
    <w:rsid w:val="00F73A4B"/>
    <w:rsid w:val="00F73B19"/>
    <w:rsid w:val="00F7420D"/>
    <w:rsid w:val="00F758CD"/>
    <w:rsid w:val="00F76548"/>
    <w:rsid w:val="00F77875"/>
    <w:rsid w:val="00F77931"/>
    <w:rsid w:val="00F77E58"/>
    <w:rsid w:val="00F77EF7"/>
    <w:rsid w:val="00F80258"/>
    <w:rsid w:val="00F80D61"/>
    <w:rsid w:val="00F9065B"/>
    <w:rsid w:val="00F90AA0"/>
    <w:rsid w:val="00F91B41"/>
    <w:rsid w:val="00F92A03"/>
    <w:rsid w:val="00F94787"/>
    <w:rsid w:val="00F96554"/>
    <w:rsid w:val="00FA1D35"/>
    <w:rsid w:val="00FA30A3"/>
    <w:rsid w:val="00FA4382"/>
    <w:rsid w:val="00FA4861"/>
    <w:rsid w:val="00FB1281"/>
    <w:rsid w:val="00FC24E6"/>
    <w:rsid w:val="00FC6EEE"/>
    <w:rsid w:val="00FD00C9"/>
    <w:rsid w:val="00FD3A40"/>
    <w:rsid w:val="00FD5C8E"/>
    <w:rsid w:val="00FD7D1D"/>
    <w:rsid w:val="00FE14C5"/>
    <w:rsid w:val="00FE1CC6"/>
    <w:rsid w:val="00FE2264"/>
    <w:rsid w:val="00FE2BEE"/>
    <w:rsid w:val="00FE6965"/>
    <w:rsid w:val="00FE7C22"/>
    <w:rsid w:val="00FF0D7B"/>
    <w:rsid w:val="00FF19BA"/>
    <w:rsid w:val="00FF371A"/>
    <w:rsid w:val="00FF4703"/>
    <w:rsid w:val="00FF6B19"/>
    <w:rsid w:val="00FF7782"/>
    <w:rsid w:val="03D1DC08"/>
    <w:rsid w:val="0F4B672B"/>
    <w:rsid w:val="0F61DB06"/>
    <w:rsid w:val="16AC2B07"/>
    <w:rsid w:val="366549A1"/>
    <w:rsid w:val="3D27138E"/>
    <w:rsid w:val="4A4B9E80"/>
    <w:rsid w:val="517C1FF7"/>
    <w:rsid w:val="54ED1FE8"/>
    <w:rsid w:val="71DE6CBB"/>
    <w:rsid w:val="771F3013"/>
    <w:rsid w:val="78768877"/>
    <w:rsid w:val="7FA28F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221"/>
    <o:shapelayout v:ext="edit">
      <o:idmap v:ext="edit" data="2"/>
    </o:shapelayout>
  </w:shapeDefaults>
  <w:decimalSymbol w:val="."/>
  <w:listSeparator w:val=","/>
  <w14:docId w14:val="01758153"/>
  <w15:docId w15:val="{8ED4FB50-6C8E-4CF1-9D1E-2A91D7EF5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74E"/>
    <w:pPr>
      <w:jc w:val="both"/>
    </w:pPr>
    <w:rPr>
      <w:rFonts w:ascii="Times New Roman" w:hAnsi="Times New Roman"/>
      <w:sz w:val="26"/>
    </w:rPr>
  </w:style>
  <w:style w:type="paragraph" w:styleId="Heading1">
    <w:name w:val="heading 1"/>
    <w:basedOn w:val="Normal"/>
    <w:next w:val="Normal"/>
    <w:link w:val="Heading1Char"/>
    <w:uiPriority w:val="9"/>
    <w:qFormat/>
    <w:rsid w:val="00585B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C38"/>
    <w:pPr>
      <w:keepNext/>
      <w:keepLines/>
      <w:numPr>
        <w:ilvl w:val="1"/>
        <w:numId w:val="24"/>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C38"/>
    <w:pPr>
      <w:keepNext/>
      <w:keepLines/>
      <w:numPr>
        <w:ilvl w:val="2"/>
        <w:numId w:val="2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719D0"/>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719D0"/>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719D0"/>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19D0"/>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19D0"/>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19D0"/>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01C0"/>
    <w:pPr>
      <w:spacing w:after="0" w:line="240" w:lineRule="auto"/>
    </w:pPr>
    <w:rPr>
      <w:rFonts w:eastAsiaTheme="minorEastAsia"/>
    </w:rPr>
  </w:style>
  <w:style w:type="character" w:customStyle="1" w:styleId="NoSpacingChar">
    <w:name w:val="No Spacing Char"/>
    <w:basedOn w:val="DefaultParagraphFont"/>
    <w:link w:val="NoSpacing"/>
    <w:uiPriority w:val="1"/>
    <w:rsid w:val="003F01C0"/>
    <w:rPr>
      <w:rFonts w:eastAsiaTheme="minorEastAsia"/>
    </w:rPr>
  </w:style>
  <w:style w:type="paragraph" w:customStyle="1" w:styleId="Default">
    <w:name w:val="Default"/>
    <w:uiPriority w:val="99"/>
    <w:rsid w:val="003B09B5"/>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4557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4C38"/>
    <w:rPr>
      <w:rFonts w:ascii="Times New Roman" w:eastAsiaTheme="majorEastAsia" w:hAnsi="Times New Roman" w:cstheme="majorBidi"/>
      <w:b/>
      <w:sz w:val="26"/>
      <w:szCs w:val="26"/>
    </w:rPr>
  </w:style>
  <w:style w:type="character" w:styleId="Hyperlink">
    <w:name w:val="Hyperlink"/>
    <w:basedOn w:val="DefaultParagraphFont"/>
    <w:uiPriority w:val="99"/>
    <w:unhideWhenUsed/>
    <w:rsid w:val="004557A9"/>
    <w:rPr>
      <w:color w:val="0563C1" w:themeColor="hyperlink"/>
      <w:u w:val="single"/>
    </w:rPr>
  </w:style>
  <w:style w:type="paragraph" w:styleId="NormalWeb">
    <w:name w:val="Normal (Web)"/>
    <w:basedOn w:val="Normal"/>
    <w:uiPriority w:val="99"/>
    <w:unhideWhenUsed/>
    <w:rsid w:val="004557A9"/>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AD51F5"/>
    <w:pPr>
      <w:outlineLvl w:val="9"/>
    </w:pPr>
  </w:style>
  <w:style w:type="paragraph" w:styleId="TOC1">
    <w:name w:val="toc 1"/>
    <w:basedOn w:val="Normal"/>
    <w:next w:val="Normal"/>
    <w:autoRedefine/>
    <w:uiPriority w:val="39"/>
    <w:unhideWhenUsed/>
    <w:rsid w:val="00AD51F5"/>
    <w:pPr>
      <w:spacing w:after="100"/>
    </w:pPr>
  </w:style>
  <w:style w:type="paragraph" w:styleId="TOC2">
    <w:name w:val="toc 2"/>
    <w:basedOn w:val="Normal"/>
    <w:next w:val="Normal"/>
    <w:autoRedefine/>
    <w:uiPriority w:val="39"/>
    <w:unhideWhenUsed/>
    <w:rsid w:val="00AD51F5"/>
    <w:pPr>
      <w:spacing w:after="100"/>
      <w:ind w:left="220"/>
    </w:pPr>
  </w:style>
  <w:style w:type="character" w:customStyle="1" w:styleId="Heading3Char">
    <w:name w:val="Heading 3 Char"/>
    <w:basedOn w:val="DefaultParagraphFont"/>
    <w:link w:val="Heading3"/>
    <w:uiPriority w:val="9"/>
    <w:rsid w:val="00364C38"/>
    <w:rPr>
      <w:rFonts w:ascii="Times New Roman" w:eastAsiaTheme="majorEastAsia" w:hAnsi="Times New Roman" w:cstheme="majorBidi"/>
      <w:b/>
      <w:sz w:val="26"/>
      <w:szCs w:val="24"/>
    </w:rPr>
  </w:style>
  <w:style w:type="character" w:styleId="UnresolvedMention">
    <w:name w:val="Unresolved Mention"/>
    <w:basedOn w:val="DefaultParagraphFont"/>
    <w:uiPriority w:val="99"/>
    <w:semiHidden/>
    <w:unhideWhenUsed/>
    <w:rsid w:val="00316C9F"/>
    <w:rPr>
      <w:color w:val="605E5C"/>
      <w:shd w:val="clear" w:color="auto" w:fill="E1DFDD"/>
    </w:rPr>
  </w:style>
  <w:style w:type="character" w:customStyle="1" w:styleId="ListParagraphChar">
    <w:name w:val="List Paragraph Char"/>
    <w:basedOn w:val="DefaultParagraphFont"/>
    <w:link w:val="ListParagraph"/>
    <w:uiPriority w:val="34"/>
    <w:locked/>
    <w:rsid w:val="003F7E9B"/>
    <w:rPr>
      <w:lang w:val="vi-VN"/>
    </w:rPr>
  </w:style>
  <w:style w:type="paragraph" w:styleId="ListParagraph">
    <w:name w:val="List Paragraph"/>
    <w:basedOn w:val="Normal"/>
    <w:link w:val="ListParagraphChar"/>
    <w:uiPriority w:val="34"/>
    <w:qFormat/>
    <w:rsid w:val="003F7E9B"/>
    <w:pPr>
      <w:spacing w:line="256" w:lineRule="auto"/>
      <w:ind w:left="720"/>
      <w:contextualSpacing/>
    </w:pPr>
    <w:rPr>
      <w:lang w:val="vi-VN"/>
    </w:rPr>
  </w:style>
  <w:style w:type="table" w:styleId="TableGrid">
    <w:name w:val="Table Grid"/>
    <w:basedOn w:val="TableNormal"/>
    <w:uiPriority w:val="59"/>
    <w:rsid w:val="003F7E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F7E9B"/>
    <w:pPr>
      <w:spacing w:after="0" w:line="240" w:lineRule="auto"/>
    </w:pPr>
    <w:rPr>
      <w:rFonts w:eastAsiaTheme="minorEastAsia"/>
      <w:sz w:val="21"/>
      <w:szCs w:val="21"/>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3F7E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5D031B"/>
    <w:rPr>
      <w:color w:val="954F72" w:themeColor="followedHyperlink"/>
      <w:u w:val="single"/>
    </w:rPr>
  </w:style>
  <w:style w:type="paragraph" w:styleId="BodyText">
    <w:name w:val="Body Text"/>
    <w:basedOn w:val="Normal"/>
    <w:link w:val="BodyTextChar"/>
    <w:uiPriority w:val="1"/>
    <w:unhideWhenUsed/>
    <w:qFormat/>
    <w:rsid w:val="001C0619"/>
    <w:pPr>
      <w:widowControl w:val="0"/>
      <w:autoSpaceDE w:val="0"/>
      <w:autoSpaceDN w:val="0"/>
      <w:spacing w:after="0" w:line="240" w:lineRule="auto"/>
    </w:pPr>
    <w:rPr>
      <w:rFonts w:eastAsia="Times New Roman" w:cs="Times New Roman"/>
      <w:szCs w:val="26"/>
    </w:rPr>
  </w:style>
  <w:style w:type="character" w:customStyle="1" w:styleId="BodyTextChar">
    <w:name w:val="Body Text Char"/>
    <w:basedOn w:val="DefaultParagraphFont"/>
    <w:link w:val="BodyText"/>
    <w:uiPriority w:val="1"/>
    <w:rsid w:val="001C0619"/>
    <w:rPr>
      <w:rFonts w:ascii="Times New Roman" w:eastAsia="Times New Roman" w:hAnsi="Times New Roman" w:cs="Times New Roman"/>
      <w:sz w:val="26"/>
      <w:szCs w:val="26"/>
    </w:rPr>
  </w:style>
  <w:style w:type="character" w:customStyle="1" w:styleId="Heading4Char">
    <w:name w:val="Heading 4 Char"/>
    <w:basedOn w:val="DefaultParagraphFont"/>
    <w:link w:val="Heading4"/>
    <w:uiPriority w:val="9"/>
    <w:rsid w:val="003C2FC5"/>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3C2FC5"/>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3C2FC5"/>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C2FC5"/>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C2F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2FC5"/>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CD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04D1"/>
    <w:rPr>
      <w:rFonts w:ascii="Courier New" w:eastAsia="Times New Roman" w:hAnsi="Courier New" w:cs="Courier New"/>
      <w:sz w:val="20"/>
      <w:szCs w:val="20"/>
    </w:rPr>
  </w:style>
  <w:style w:type="character" w:customStyle="1" w:styleId="c1">
    <w:name w:val="c1"/>
    <w:basedOn w:val="DefaultParagraphFont"/>
    <w:rsid w:val="00CD04D1"/>
  </w:style>
  <w:style w:type="character" w:customStyle="1" w:styleId="nf">
    <w:name w:val="nf"/>
    <w:basedOn w:val="DefaultParagraphFont"/>
    <w:rsid w:val="00362B36"/>
  </w:style>
  <w:style w:type="paragraph" w:styleId="TOC3">
    <w:name w:val="toc 3"/>
    <w:basedOn w:val="Normal"/>
    <w:next w:val="Normal"/>
    <w:autoRedefine/>
    <w:uiPriority w:val="39"/>
    <w:unhideWhenUsed/>
    <w:rsid w:val="00F0519E"/>
    <w:pPr>
      <w:spacing w:after="100"/>
      <w:ind w:left="520"/>
    </w:pPr>
  </w:style>
  <w:style w:type="paragraph" w:styleId="EndnoteText">
    <w:name w:val="endnote text"/>
    <w:basedOn w:val="Normal"/>
    <w:link w:val="EndnoteTextChar"/>
    <w:uiPriority w:val="99"/>
    <w:semiHidden/>
    <w:unhideWhenUsed/>
    <w:rsid w:val="00AD3B7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D3B78"/>
    <w:rPr>
      <w:rFonts w:ascii="Times New Roman" w:hAnsi="Times New Roman"/>
      <w:sz w:val="20"/>
      <w:szCs w:val="20"/>
    </w:rPr>
  </w:style>
  <w:style w:type="character" w:styleId="EndnoteReference">
    <w:name w:val="endnote reference"/>
    <w:basedOn w:val="DefaultParagraphFont"/>
    <w:uiPriority w:val="99"/>
    <w:semiHidden/>
    <w:unhideWhenUsed/>
    <w:rsid w:val="00AD3B78"/>
    <w:rPr>
      <w:vertAlign w:val="superscript"/>
    </w:rPr>
  </w:style>
  <w:style w:type="paragraph" w:styleId="Header">
    <w:name w:val="header"/>
    <w:basedOn w:val="Normal"/>
    <w:link w:val="HeaderChar"/>
    <w:uiPriority w:val="99"/>
    <w:unhideWhenUsed/>
    <w:rsid w:val="00CF3F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F3D"/>
    <w:rPr>
      <w:rFonts w:ascii="Times New Roman" w:hAnsi="Times New Roman"/>
      <w:sz w:val="26"/>
    </w:rPr>
  </w:style>
  <w:style w:type="paragraph" w:styleId="Footer">
    <w:name w:val="footer"/>
    <w:basedOn w:val="Normal"/>
    <w:link w:val="FooterChar"/>
    <w:uiPriority w:val="99"/>
    <w:unhideWhenUsed/>
    <w:rsid w:val="00CF3F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F3D"/>
    <w:rPr>
      <w:rFonts w:ascii="Times New Roman" w:hAnsi="Times New Roman"/>
      <w:sz w:val="26"/>
    </w:rPr>
  </w:style>
  <w:style w:type="paragraph" w:styleId="Revision">
    <w:name w:val="Revision"/>
    <w:hidden/>
    <w:uiPriority w:val="99"/>
    <w:semiHidden/>
    <w:rsid w:val="00CF3F3D"/>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998">
      <w:bodyDiv w:val="1"/>
      <w:marLeft w:val="0"/>
      <w:marRight w:val="0"/>
      <w:marTop w:val="0"/>
      <w:marBottom w:val="0"/>
      <w:divBdr>
        <w:top w:val="none" w:sz="0" w:space="0" w:color="auto"/>
        <w:left w:val="none" w:sz="0" w:space="0" w:color="auto"/>
        <w:bottom w:val="none" w:sz="0" w:space="0" w:color="auto"/>
        <w:right w:val="none" w:sz="0" w:space="0" w:color="auto"/>
      </w:divBdr>
    </w:div>
    <w:div w:id="19209010">
      <w:bodyDiv w:val="1"/>
      <w:marLeft w:val="0"/>
      <w:marRight w:val="0"/>
      <w:marTop w:val="0"/>
      <w:marBottom w:val="0"/>
      <w:divBdr>
        <w:top w:val="none" w:sz="0" w:space="0" w:color="auto"/>
        <w:left w:val="none" w:sz="0" w:space="0" w:color="auto"/>
        <w:bottom w:val="none" w:sz="0" w:space="0" w:color="auto"/>
        <w:right w:val="none" w:sz="0" w:space="0" w:color="auto"/>
      </w:divBdr>
    </w:div>
    <w:div w:id="36702781">
      <w:bodyDiv w:val="1"/>
      <w:marLeft w:val="0"/>
      <w:marRight w:val="0"/>
      <w:marTop w:val="0"/>
      <w:marBottom w:val="0"/>
      <w:divBdr>
        <w:top w:val="none" w:sz="0" w:space="0" w:color="auto"/>
        <w:left w:val="none" w:sz="0" w:space="0" w:color="auto"/>
        <w:bottom w:val="none" w:sz="0" w:space="0" w:color="auto"/>
        <w:right w:val="none" w:sz="0" w:space="0" w:color="auto"/>
      </w:divBdr>
    </w:div>
    <w:div w:id="50082013">
      <w:bodyDiv w:val="1"/>
      <w:marLeft w:val="0"/>
      <w:marRight w:val="0"/>
      <w:marTop w:val="0"/>
      <w:marBottom w:val="0"/>
      <w:divBdr>
        <w:top w:val="none" w:sz="0" w:space="0" w:color="auto"/>
        <w:left w:val="none" w:sz="0" w:space="0" w:color="auto"/>
        <w:bottom w:val="none" w:sz="0" w:space="0" w:color="auto"/>
        <w:right w:val="none" w:sz="0" w:space="0" w:color="auto"/>
      </w:divBdr>
    </w:div>
    <w:div w:id="56827680">
      <w:bodyDiv w:val="1"/>
      <w:marLeft w:val="0"/>
      <w:marRight w:val="0"/>
      <w:marTop w:val="0"/>
      <w:marBottom w:val="0"/>
      <w:divBdr>
        <w:top w:val="none" w:sz="0" w:space="0" w:color="auto"/>
        <w:left w:val="none" w:sz="0" w:space="0" w:color="auto"/>
        <w:bottom w:val="none" w:sz="0" w:space="0" w:color="auto"/>
        <w:right w:val="none" w:sz="0" w:space="0" w:color="auto"/>
      </w:divBdr>
    </w:div>
    <w:div w:id="65107106">
      <w:bodyDiv w:val="1"/>
      <w:marLeft w:val="0"/>
      <w:marRight w:val="0"/>
      <w:marTop w:val="0"/>
      <w:marBottom w:val="0"/>
      <w:divBdr>
        <w:top w:val="none" w:sz="0" w:space="0" w:color="auto"/>
        <w:left w:val="none" w:sz="0" w:space="0" w:color="auto"/>
        <w:bottom w:val="none" w:sz="0" w:space="0" w:color="auto"/>
        <w:right w:val="none" w:sz="0" w:space="0" w:color="auto"/>
      </w:divBdr>
    </w:div>
    <w:div w:id="82263457">
      <w:bodyDiv w:val="1"/>
      <w:marLeft w:val="0"/>
      <w:marRight w:val="0"/>
      <w:marTop w:val="0"/>
      <w:marBottom w:val="0"/>
      <w:divBdr>
        <w:top w:val="none" w:sz="0" w:space="0" w:color="auto"/>
        <w:left w:val="none" w:sz="0" w:space="0" w:color="auto"/>
        <w:bottom w:val="none" w:sz="0" w:space="0" w:color="auto"/>
        <w:right w:val="none" w:sz="0" w:space="0" w:color="auto"/>
      </w:divBdr>
    </w:div>
    <w:div w:id="116606763">
      <w:bodyDiv w:val="1"/>
      <w:marLeft w:val="0"/>
      <w:marRight w:val="0"/>
      <w:marTop w:val="0"/>
      <w:marBottom w:val="0"/>
      <w:divBdr>
        <w:top w:val="none" w:sz="0" w:space="0" w:color="auto"/>
        <w:left w:val="none" w:sz="0" w:space="0" w:color="auto"/>
        <w:bottom w:val="none" w:sz="0" w:space="0" w:color="auto"/>
        <w:right w:val="none" w:sz="0" w:space="0" w:color="auto"/>
      </w:divBdr>
    </w:div>
    <w:div w:id="116917186">
      <w:bodyDiv w:val="1"/>
      <w:marLeft w:val="0"/>
      <w:marRight w:val="0"/>
      <w:marTop w:val="0"/>
      <w:marBottom w:val="0"/>
      <w:divBdr>
        <w:top w:val="none" w:sz="0" w:space="0" w:color="auto"/>
        <w:left w:val="none" w:sz="0" w:space="0" w:color="auto"/>
        <w:bottom w:val="none" w:sz="0" w:space="0" w:color="auto"/>
        <w:right w:val="none" w:sz="0" w:space="0" w:color="auto"/>
      </w:divBdr>
    </w:div>
    <w:div w:id="132259968">
      <w:bodyDiv w:val="1"/>
      <w:marLeft w:val="0"/>
      <w:marRight w:val="0"/>
      <w:marTop w:val="0"/>
      <w:marBottom w:val="0"/>
      <w:divBdr>
        <w:top w:val="none" w:sz="0" w:space="0" w:color="auto"/>
        <w:left w:val="none" w:sz="0" w:space="0" w:color="auto"/>
        <w:bottom w:val="none" w:sz="0" w:space="0" w:color="auto"/>
        <w:right w:val="none" w:sz="0" w:space="0" w:color="auto"/>
      </w:divBdr>
    </w:div>
    <w:div w:id="183329732">
      <w:bodyDiv w:val="1"/>
      <w:marLeft w:val="0"/>
      <w:marRight w:val="0"/>
      <w:marTop w:val="0"/>
      <w:marBottom w:val="0"/>
      <w:divBdr>
        <w:top w:val="none" w:sz="0" w:space="0" w:color="auto"/>
        <w:left w:val="none" w:sz="0" w:space="0" w:color="auto"/>
        <w:bottom w:val="none" w:sz="0" w:space="0" w:color="auto"/>
        <w:right w:val="none" w:sz="0" w:space="0" w:color="auto"/>
      </w:divBdr>
    </w:div>
    <w:div w:id="195511554">
      <w:bodyDiv w:val="1"/>
      <w:marLeft w:val="0"/>
      <w:marRight w:val="0"/>
      <w:marTop w:val="0"/>
      <w:marBottom w:val="0"/>
      <w:divBdr>
        <w:top w:val="none" w:sz="0" w:space="0" w:color="auto"/>
        <w:left w:val="none" w:sz="0" w:space="0" w:color="auto"/>
        <w:bottom w:val="none" w:sz="0" w:space="0" w:color="auto"/>
        <w:right w:val="none" w:sz="0" w:space="0" w:color="auto"/>
      </w:divBdr>
    </w:div>
    <w:div w:id="220872189">
      <w:bodyDiv w:val="1"/>
      <w:marLeft w:val="0"/>
      <w:marRight w:val="0"/>
      <w:marTop w:val="0"/>
      <w:marBottom w:val="0"/>
      <w:divBdr>
        <w:top w:val="none" w:sz="0" w:space="0" w:color="auto"/>
        <w:left w:val="none" w:sz="0" w:space="0" w:color="auto"/>
        <w:bottom w:val="none" w:sz="0" w:space="0" w:color="auto"/>
        <w:right w:val="none" w:sz="0" w:space="0" w:color="auto"/>
      </w:divBdr>
    </w:div>
    <w:div w:id="247354047">
      <w:bodyDiv w:val="1"/>
      <w:marLeft w:val="0"/>
      <w:marRight w:val="0"/>
      <w:marTop w:val="0"/>
      <w:marBottom w:val="0"/>
      <w:divBdr>
        <w:top w:val="none" w:sz="0" w:space="0" w:color="auto"/>
        <w:left w:val="none" w:sz="0" w:space="0" w:color="auto"/>
        <w:bottom w:val="none" w:sz="0" w:space="0" w:color="auto"/>
        <w:right w:val="none" w:sz="0" w:space="0" w:color="auto"/>
      </w:divBdr>
    </w:div>
    <w:div w:id="298148753">
      <w:bodyDiv w:val="1"/>
      <w:marLeft w:val="0"/>
      <w:marRight w:val="0"/>
      <w:marTop w:val="0"/>
      <w:marBottom w:val="0"/>
      <w:divBdr>
        <w:top w:val="none" w:sz="0" w:space="0" w:color="auto"/>
        <w:left w:val="none" w:sz="0" w:space="0" w:color="auto"/>
        <w:bottom w:val="none" w:sz="0" w:space="0" w:color="auto"/>
        <w:right w:val="none" w:sz="0" w:space="0" w:color="auto"/>
      </w:divBdr>
    </w:div>
    <w:div w:id="314532020">
      <w:bodyDiv w:val="1"/>
      <w:marLeft w:val="0"/>
      <w:marRight w:val="0"/>
      <w:marTop w:val="0"/>
      <w:marBottom w:val="0"/>
      <w:divBdr>
        <w:top w:val="none" w:sz="0" w:space="0" w:color="auto"/>
        <w:left w:val="none" w:sz="0" w:space="0" w:color="auto"/>
        <w:bottom w:val="none" w:sz="0" w:space="0" w:color="auto"/>
        <w:right w:val="none" w:sz="0" w:space="0" w:color="auto"/>
      </w:divBdr>
    </w:div>
    <w:div w:id="340278625">
      <w:bodyDiv w:val="1"/>
      <w:marLeft w:val="0"/>
      <w:marRight w:val="0"/>
      <w:marTop w:val="0"/>
      <w:marBottom w:val="0"/>
      <w:divBdr>
        <w:top w:val="none" w:sz="0" w:space="0" w:color="auto"/>
        <w:left w:val="none" w:sz="0" w:space="0" w:color="auto"/>
        <w:bottom w:val="none" w:sz="0" w:space="0" w:color="auto"/>
        <w:right w:val="none" w:sz="0" w:space="0" w:color="auto"/>
      </w:divBdr>
    </w:div>
    <w:div w:id="355276913">
      <w:bodyDiv w:val="1"/>
      <w:marLeft w:val="0"/>
      <w:marRight w:val="0"/>
      <w:marTop w:val="0"/>
      <w:marBottom w:val="0"/>
      <w:divBdr>
        <w:top w:val="none" w:sz="0" w:space="0" w:color="auto"/>
        <w:left w:val="none" w:sz="0" w:space="0" w:color="auto"/>
        <w:bottom w:val="none" w:sz="0" w:space="0" w:color="auto"/>
        <w:right w:val="none" w:sz="0" w:space="0" w:color="auto"/>
      </w:divBdr>
    </w:div>
    <w:div w:id="356930702">
      <w:bodyDiv w:val="1"/>
      <w:marLeft w:val="0"/>
      <w:marRight w:val="0"/>
      <w:marTop w:val="0"/>
      <w:marBottom w:val="0"/>
      <w:divBdr>
        <w:top w:val="none" w:sz="0" w:space="0" w:color="auto"/>
        <w:left w:val="none" w:sz="0" w:space="0" w:color="auto"/>
        <w:bottom w:val="none" w:sz="0" w:space="0" w:color="auto"/>
        <w:right w:val="none" w:sz="0" w:space="0" w:color="auto"/>
      </w:divBdr>
    </w:div>
    <w:div w:id="377359546">
      <w:bodyDiv w:val="1"/>
      <w:marLeft w:val="0"/>
      <w:marRight w:val="0"/>
      <w:marTop w:val="0"/>
      <w:marBottom w:val="0"/>
      <w:divBdr>
        <w:top w:val="none" w:sz="0" w:space="0" w:color="auto"/>
        <w:left w:val="none" w:sz="0" w:space="0" w:color="auto"/>
        <w:bottom w:val="none" w:sz="0" w:space="0" w:color="auto"/>
        <w:right w:val="none" w:sz="0" w:space="0" w:color="auto"/>
      </w:divBdr>
    </w:div>
    <w:div w:id="444272400">
      <w:bodyDiv w:val="1"/>
      <w:marLeft w:val="0"/>
      <w:marRight w:val="0"/>
      <w:marTop w:val="0"/>
      <w:marBottom w:val="0"/>
      <w:divBdr>
        <w:top w:val="none" w:sz="0" w:space="0" w:color="auto"/>
        <w:left w:val="none" w:sz="0" w:space="0" w:color="auto"/>
        <w:bottom w:val="none" w:sz="0" w:space="0" w:color="auto"/>
        <w:right w:val="none" w:sz="0" w:space="0" w:color="auto"/>
      </w:divBdr>
    </w:div>
    <w:div w:id="445541635">
      <w:bodyDiv w:val="1"/>
      <w:marLeft w:val="0"/>
      <w:marRight w:val="0"/>
      <w:marTop w:val="0"/>
      <w:marBottom w:val="0"/>
      <w:divBdr>
        <w:top w:val="none" w:sz="0" w:space="0" w:color="auto"/>
        <w:left w:val="none" w:sz="0" w:space="0" w:color="auto"/>
        <w:bottom w:val="none" w:sz="0" w:space="0" w:color="auto"/>
        <w:right w:val="none" w:sz="0" w:space="0" w:color="auto"/>
      </w:divBdr>
    </w:div>
    <w:div w:id="473254978">
      <w:bodyDiv w:val="1"/>
      <w:marLeft w:val="0"/>
      <w:marRight w:val="0"/>
      <w:marTop w:val="0"/>
      <w:marBottom w:val="0"/>
      <w:divBdr>
        <w:top w:val="none" w:sz="0" w:space="0" w:color="auto"/>
        <w:left w:val="none" w:sz="0" w:space="0" w:color="auto"/>
        <w:bottom w:val="none" w:sz="0" w:space="0" w:color="auto"/>
        <w:right w:val="none" w:sz="0" w:space="0" w:color="auto"/>
      </w:divBdr>
    </w:div>
    <w:div w:id="475680085">
      <w:bodyDiv w:val="1"/>
      <w:marLeft w:val="0"/>
      <w:marRight w:val="0"/>
      <w:marTop w:val="0"/>
      <w:marBottom w:val="0"/>
      <w:divBdr>
        <w:top w:val="none" w:sz="0" w:space="0" w:color="auto"/>
        <w:left w:val="none" w:sz="0" w:space="0" w:color="auto"/>
        <w:bottom w:val="none" w:sz="0" w:space="0" w:color="auto"/>
        <w:right w:val="none" w:sz="0" w:space="0" w:color="auto"/>
      </w:divBdr>
    </w:div>
    <w:div w:id="563955114">
      <w:bodyDiv w:val="1"/>
      <w:marLeft w:val="0"/>
      <w:marRight w:val="0"/>
      <w:marTop w:val="0"/>
      <w:marBottom w:val="0"/>
      <w:divBdr>
        <w:top w:val="none" w:sz="0" w:space="0" w:color="auto"/>
        <w:left w:val="none" w:sz="0" w:space="0" w:color="auto"/>
        <w:bottom w:val="none" w:sz="0" w:space="0" w:color="auto"/>
        <w:right w:val="none" w:sz="0" w:space="0" w:color="auto"/>
      </w:divBdr>
    </w:div>
    <w:div w:id="607547547">
      <w:bodyDiv w:val="1"/>
      <w:marLeft w:val="0"/>
      <w:marRight w:val="0"/>
      <w:marTop w:val="0"/>
      <w:marBottom w:val="0"/>
      <w:divBdr>
        <w:top w:val="none" w:sz="0" w:space="0" w:color="auto"/>
        <w:left w:val="none" w:sz="0" w:space="0" w:color="auto"/>
        <w:bottom w:val="none" w:sz="0" w:space="0" w:color="auto"/>
        <w:right w:val="none" w:sz="0" w:space="0" w:color="auto"/>
      </w:divBdr>
    </w:div>
    <w:div w:id="640771874">
      <w:bodyDiv w:val="1"/>
      <w:marLeft w:val="0"/>
      <w:marRight w:val="0"/>
      <w:marTop w:val="0"/>
      <w:marBottom w:val="0"/>
      <w:divBdr>
        <w:top w:val="none" w:sz="0" w:space="0" w:color="auto"/>
        <w:left w:val="none" w:sz="0" w:space="0" w:color="auto"/>
        <w:bottom w:val="none" w:sz="0" w:space="0" w:color="auto"/>
        <w:right w:val="none" w:sz="0" w:space="0" w:color="auto"/>
      </w:divBdr>
    </w:div>
    <w:div w:id="688992372">
      <w:bodyDiv w:val="1"/>
      <w:marLeft w:val="0"/>
      <w:marRight w:val="0"/>
      <w:marTop w:val="0"/>
      <w:marBottom w:val="0"/>
      <w:divBdr>
        <w:top w:val="none" w:sz="0" w:space="0" w:color="auto"/>
        <w:left w:val="none" w:sz="0" w:space="0" w:color="auto"/>
        <w:bottom w:val="none" w:sz="0" w:space="0" w:color="auto"/>
        <w:right w:val="none" w:sz="0" w:space="0" w:color="auto"/>
      </w:divBdr>
    </w:div>
    <w:div w:id="737826990">
      <w:bodyDiv w:val="1"/>
      <w:marLeft w:val="0"/>
      <w:marRight w:val="0"/>
      <w:marTop w:val="0"/>
      <w:marBottom w:val="0"/>
      <w:divBdr>
        <w:top w:val="none" w:sz="0" w:space="0" w:color="auto"/>
        <w:left w:val="none" w:sz="0" w:space="0" w:color="auto"/>
        <w:bottom w:val="none" w:sz="0" w:space="0" w:color="auto"/>
        <w:right w:val="none" w:sz="0" w:space="0" w:color="auto"/>
      </w:divBdr>
    </w:div>
    <w:div w:id="762649784">
      <w:bodyDiv w:val="1"/>
      <w:marLeft w:val="0"/>
      <w:marRight w:val="0"/>
      <w:marTop w:val="0"/>
      <w:marBottom w:val="0"/>
      <w:divBdr>
        <w:top w:val="none" w:sz="0" w:space="0" w:color="auto"/>
        <w:left w:val="none" w:sz="0" w:space="0" w:color="auto"/>
        <w:bottom w:val="none" w:sz="0" w:space="0" w:color="auto"/>
        <w:right w:val="none" w:sz="0" w:space="0" w:color="auto"/>
      </w:divBdr>
      <w:divsChild>
        <w:div w:id="217981031">
          <w:marLeft w:val="0"/>
          <w:marRight w:val="0"/>
          <w:marTop w:val="0"/>
          <w:marBottom w:val="360"/>
          <w:divBdr>
            <w:top w:val="single" w:sz="6" w:space="0" w:color="E0E0E0"/>
            <w:left w:val="single" w:sz="6" w:space="0" w:color="E0E0E0"/>
            <w:bottom w:val="single" w:sz="6" w:space="0" w:color="E0E0E0"/>
            <w:right w:val="single" w:sz="6" w:space="0" w:color="E0E0E0"/>
          </w:divBdr>
          <w:divsChild>
            <w:div w:id="1338338514">
              <w:marLeft w:val="0"/>
              <w:marRight w:val="0"/>
              <w:marTop w:val="0"/>
              <w:marBottom w:val="0"/>
              <w:divBdr>
                <w:top w:val="none" w:sz="0" w:space="0" w:color="auto"/>
                <w:left w:val="none" w:sz="0" w:space="0" w:color="auto"/>
                <w:bottom w:val="none" w:sz="0" w:space="0" w:color="auto"/>
                <w:right w:val="none" w:sz="0" w:space="0" w:color="auto"/>
              </w:divBdr>
            </w:div>
          </w:divsChild>
        </w:div>
        <w:div w:id="601643109">
          <w:marLeft w:val="0"/>
          <w:marRight w:val="0"/>
          <w:marTop w:val="0"/>
          <w:marBottom w:val="0"/>
          <w:divBdr>
            <w:top w:val="none" w:sz="0" w:space="0" w:color="auto"/>
            <w:left w:val="none" w:sz="0" w:space="0" w:color="auto"/>
            <w:bottom w:val="none" w:sz="0" w:space="0" w:color="auto"/>
            <w:right w:val="none" w:sz="0" w:space="0" w:color="auto"/>
          </w:divBdr>
        </w:div>
      </w:divsChild>
    </w:div>
    <w:div w:id="793906033">
      <w:bodyDiv w:val="1"/>
      <w:marLeft w:val="0"/>
      <w:marRight w:val="0"/>
      <w:marTop w:val="0"/>
      <w:marBottom w:val="0"/>
      <w:divBdr>
        <w:top w:val="none" w:sz="0" w:space="0" w:color="auto"/>
        <w:left w:val="none" w:sz="0" w:space="0" w:color="auto"/>
        <w:bottom w:val="none" w:sz="0" w:space="0" w:color="auto"/>
        <w:right w:val="none" w:sz="0" w:space="0" w:color="auto"/>
      </w:divBdr>
    </w:div>
    <w:div w:id="857505332">
      <w:bodyDiv w:val="1"/>
      <w:marLeft w:val="0"/>
      <w:marRight w:val="0"/>
      <w:marTop w:val="0"/>
      <w:marBottom w:val="0"/>
      <w:divBdr>
        <w:top w:val="none" w:sz="0" w:space="0" w:color="auto"/>
        <w:left w:val="none" w:sz="0" w:space="0" w:color="auto"/>
        <w:bottom w:val="none" w:sz="0" w:space="0" w:color="auto"/>
        <w:right w:val="none" w:sz="0" w:space="0" w:color="auto"/>
      </w:divBdr>
    </w:div>
    <w:div w:id="858542331">
      <w:bodyDiv w:val="1"/>
      <w:marLeft w:val="0"/>
      <w:marRight w:val="0"/>
      <w:marTop w:val="0"/>
      <w:marBottom w:val="0"/>
      <w:divBdr>
        <w:top w:val="none" w:sz="0" w:space="0" w:color="auto"/>
        <w:left w:val="none" w:sz="0" w:space="0" w:color="auto"/>
        <w:bottom w:val="none" w:sz="0" w:space="0" w:color="auto"/>
        <w:right w:val="none" w:sz="0" w:space="0" w:color="auto"/>
      </w:divBdr>
    </w:div>
    <w:div w:id="873544429">
      <w:bodyDiv w:val="1"/>
      <w:marLeft w:val="0"/>
      <w:marRight w:val="0"/>
      <w:marTop w:val="0"/>
      <w:marBottom w:val="0"/>
      <w:divBdr>
        <w:top w:val="none" w:sz="0" w:space="0" w:color="auto"/>
        <w:left w:val="none" w:sz="0" w:space="0" w:color="auto"/>
        <w:bottom w:val="none" w:sz="0" w:space="0" w:color="auto"/>
        <w:right w:val="none" w:sz="0" w:space="0" w:color="auto"/>
      </w:divBdr>
    </w:div>
    <w:div w:id="898587563">
      <w:bodyDiv w:val="1"/>
      <w:marLeft w:val="0"/>
      <w:marRight w:val="0"/>
      <w:marTop w:val="0"/>
      <w:marBottom w:val="0"/>
      <w:divBdr>
        <w:top w:val="none" w:sz="0" w:space="0" w:color="auto"/>
        <w:left w:val="none" w:sz="0" w:space="0" w:color="auto"/>
        <w:bottom w:val="none" w:sz="0" w:space="0" w:color="auto"/>
        <w:right w:val="none" w:sz="0" w:space="0" w:color="auto"/>
      </w:divBdr>
    </w:div>
    <w:div w:id="921336515">
      <w:bodyDiv w:val="1"/>
      <w:marLeft w:val="0"/>
      <w:marRight w:val="0"/>
      <w:marTop w:val="0"/>
      <w:marBottom w:val="0"/>
      <w:divBdr>
        <w:top w:val="none" w:sz="0" w:space="0" w:color="auto"/>
        <w:left w:val="none" w:sz="0" w:space="0" w:color="auto"/>
        <w:bottom w:val="none" w:sz="0" w:space="0" w:color="auto"/>
        <w:right w:val="none" w:sz="0" w:space="0" w:color="auto"/>
      </w:divBdr>
    </w:div>
    <w:div w:id="1008756220">
      <w:bodyDiv w:val="1"/>
      <w:marLeft w:val="0"/>
      <w:marRight w:val="0"/>
      <w:marTop w:val="0"/>
      <w:marBottom w:val="0"/>
      <w:divBdr>
        <w:top w:val="none" w:sz="0" w:space="0" w:color="auto"/>
        <w:left w:val="none" w:sz="0" w:space="0" w:color="auto"/>
        <w:bottom w:val="none" w:sz="0" w:space="0" w:color="auto"/>
        <w:right w:val="none" w:sz="0" w:space="0" w:color="auto"/>
      </w:divBdr>
    </w:div>
    <w:div w:id="1014454797">
      <w:bodyDiv w:val="1"/>
      <w:marLeft w:val="0"/>
      <w:marRight w:val="0"/>
      <w:marTop w:val="0"/>
      <w:marBottom w:val="0"/>
      <w:divBdr>
        <w:top w:val="none" w:sz="0" w:space="0" w:color="auto"/>
        <w:left w:val="none" w:sz="0" w:space="0" w:color="auto"/>
        <w:bottom w:val="none" w:sz="0" w:space="0" w:color="auto"/>
        <w:right w:val="none" w:sz="0" w:space="0" w:color="auto"/>
      </w:divBdr>
    </w:div>
    <w:div w:id="1021318516">
      <w:bodyDiv w:val="1"/>
      <w:marLeft w:val="0"/>
      <w:marRight w:val="0"/>
      <w:marTop w:val="0"/>
      <w:marBottom w:val="0"/>
      <w:divBdr>
        <w:top w:val="none" w:sz="0" w:space="0" w:color="auto"/>
        <w:left w:val="none" w:sz="0" w:space="0" w:color="auto"/>
        <w:bottom w:val="none" w:sz="0" w:space="0" w:color="auto"/>
        <w:right w:val="none" w:sz="0" w:space="0" w:color="auto"/>
      </w:divBdr>
    </w:div>
    <w:div w:id="1058823011">
      <w:bodyDiv w:val="1"/>
      <w:marLeft w:val="0"/>
      <w:marRight w:val="0"/>
      <w:marTop w:val="0"/>
      <w:marBottom w:val="0"/>
      <w:divBdr>
        <w:top w:val="none" w:sz="0" w:space="0" w:color="auto"/>
        <w:left w:val="none" w:sz="0" w:space="0" w:color="auto"/>
        <w:bottom w:val="none" w:sz="0" w:space="0" w:color="auto"/>
        <w:right w:val="none" w:sz="0" w:space="0" w:color="auto"/>
      </w:divBdr>
    </w:div>
    <w:div w:id="1112675489">
      <w:bodyDiv w:val="1"/>
      <w:marLeft w:val="0"/>
      <w:marRight w:val="0"/>
      <w:marTop w:val="0"/>
      <w:marBottom w:val="0"/>
      <w:divBdr>
        <w:top w:val="none" w:sz="0" w:space="0" w:color="auto"/>
        <w:left w:val="none" w:sz="0" w:space="0" w:color="auto"/>
        <w:bottom w:val="none" w:sz="0" w:space="0" w:color="auto"/>
        <w:right w:val="none" w:sz="0" w:space="0" w:color="auto"/>
      </w:divBdr>
    </w:div>
    <w:div w:id="1139610582">
      <w:bodyDiv w:val="1"/>
      <w:marLeft w:val="0"/>
      <w:marRight w:val="0"/>
      <w:marTop w:val="0"/>
      <w:marBottom w:val="0"/>
      <w:divBdr>
        <w:top w:val="none" w:sz="0" w:space="0" w:color="auto"/>
        <w:left w:val="none" w:sz="0" w:space="0" w:color="auto"/>
        <w:bottom w:val="none" w:sz="0" w:space="0" w:color="auto"/>
        <w:right w:val="none" w:sz="0" w:space="0" w:color="auto"/>
      </w:divBdr>
    </w:div>
    <w:div w:id="1143473938">
      <w:bodyDiv w:val="1"/>
      <w:marLeft w:val="0"/>
      <w:marRight w:val="0"/>
      <w:marTop w:val="0"/>
      <w:marBottom w:val="0"/>
      <w:divBdr>
        <w:top w:val="none" w:sz="0" w:space="0" w:color="auto"/>
        <w:left w:val="none" w:sz="0" w:space="0" w:color="auto"/>
        <w:bottom w:val="none" w:sz="0" w:space="0" w:color="auto"/>
        <w:right w:val="none" w:sz="0" w:space="0" w:color="auto"/>
      </w:divBdr>
    </w:div>
    <w:div w:id="1162551577">
      <w:bodyDiv w:val="1"/>
      <w:marLeft w:val="0"/>
      <w:marRight w:val="0"/>
      <w:marTop w:val="0"/>
      <w:marBottom w:val="0"/>
      <w:divBdr>
        <w:top w:val="none" w:sz="0" w:space="0" w:color="auto"/>
        <w:left w:val="none" w:sz="0" w:space="0" w:color="auto"/>
        <w:bottom w:val="none" w:sz="0" w:space="0" w:color="auto"/>
        <w:right w:val="none" w:sz="0" w:space="0" w:color="auto"/>
      </w:divBdr>
    </w:div>
    <w:div w:id="1187133373">
      <w:bodyDiv w:val="1"/>
      <w:marLeft w:val="0"/>
      <w:marRight w:val="0"/>
      <w:marTop w:val="0"/>
      <w:marBottom w:val="0"/>
      <w:divBdr>
        <w:top w:val="none" w:sz="0" w:space="0" w:color="auto"/>
        <w:left w:val="none" w:sz="0" w:space="0" w:color="auto"/>
        <w:bottom w:val="none" w:sz="0" w:space="0" w:color="auto"/>
        <w:right w:val="none" w:sz="0" w:space="0" w:color="auto"/>
      </w:divBdr>
    </w:div>
    <w:div w:id="1216282665">
      <w:bodyDiv w:val="1"/>
      <w:marLeft w:val="0"/>
      <w:marRight w:val="0"/>
      <w:marTop w:val="0"/>
      <w:marBottom w:val="0"/>
      <w:divBdr>
        <w:top w:val="none" w:sz="0" w:space="0" w:color="auto"/>
        <w:left w:val="none" w:sz="0" w:space="0" w:color="auto"/>
        <w:bottom w:val="none" w:sz="0" w:space="0" w:color="auto"/>
        <w:right w:val="none" w:sz="0" w:space="0" w:color="auto"/>
      </w:divBdr>
    </w:div>
    <w:div w:id="1220898786">
      <w:bodyDiv w:val="1"/>
      <w:marLeft w:val="0"/>
      <w:marRight w:val="0"/>
      <w:marTop w:val="0"/>
      <w:marBottom w:val="0"/>
      <w:divBdr>
        <w:top w:val="none" w:sz="0" w:space="0" w:color="auto"/>
        <w:left w:val="none" w:sz="0" w:space="0" w:color="auto"/>
        <w:bottom w:val="none" w:sz="0" w:space="0" w:color="auto"/>
        <w:right w:val="none" w:sz="0" w:space="0" w:color="auto"/>
      </w:divBdr>
    </w:div>
    <w:div w:id="1264530452">
      <w:bodyDiv w:val="1"/>
      <w:marLeft w:val="0"/>
      <w:marRight w:val="0"/>
      <w:marTop w:val="0"/>
      <w:marBottom w:val="0"/>
      <w:divBdr>
        <w:top w:val="none" w:sz="0" w:space="0" w:color="auto"/>
        <w:left w:val="none" w:sz="0" w:space="0" w:color="auto"/>
        <w:bottom w:val="none" w:sz="0" w:space="0" w:color="auto"/>
        <w:right w:val="none" w:sz="0" w:space="0" w:color="auto"/>
      </w:divBdr>
    </w:div>
    <w:div w:id="1287077364">
      <w:bodyDiv w:val="1"/>
      <w:marLeft w:val="0"/>
      <w:marRight w:val="0"/>
      <w:marTop w:val="0"/>
      <w:marBottom w:val="0"/>
      <w:divBdr>
        <w:top w:val="none" w:sz="0" w:space="0" w:color="auto"/>
        <w:left w:val="none" w:sz="0" w:space="0" w:color="auto"/>
        <w:bottom w:val="none" w:sz="0" w:space="0" w:color="auto"/>
        <w:right w:val="none" w:sz="0" w:space="0" w:color="auto"/>
      </w:divBdr>
    </w:div>
    <w:div w:id="1287587339">
      <w:bodyDiv w:val="1"/>
      <w:marLeft w:val="0"/>
      <w:marRight w:val="0"/>
      <w:marTop w:val="0"/>
      <w:marBottom w:val="0"/>
      <w:divBdr>
        <w:top w:val="none" w:sz="0" w:space="0" w:color="auto"/>
        <w:left w:val="none" w:sz="0" w:space="0" w:color="auto"/>
        <w:bottom w:val="none" w:sz="0" w:space="0" w:color="auto"/>
        <w:right w:val="none" w:sz="0" w:space="0" w:color="auto"/>
      </w:divBdr>
    </w:div>
    <w:div w:id="1303920397">
      <w:bodyDiv w:val="1"/>
      <w:marLeft w:val="0"/>
      <w:marRight w:val="0"/>
      <w:marTop w:val="0"/>
      <w:marBottom w:val="0"/>
      <w:divBdr>
        <w:top w:val="none" w:sz="0" w:space="0" w:color="auto"/>
        <w:left w:val="none" w:sz="0" w:space="0" w:color="auto"/>
        <w:bottom w:val="none" w:sz="0" w:space="0" w:color="auto"/>
        <w:right w:val="none" w:sz="0" w:space="0" w:color="auto"/>
      </w:divBdr>
    </w:div>
    <w:div w:id="1362976738">
      <w:bodyDiv w:val="1"/>
      <w:marLeft w:val="0"/>
      <w:marRight w:val="0"/>
      <w:marTop w:val="0"/>
      <w:marBottom w:val="0"/>
      <w:divBdr>
        <w:top w:val="none" w:sz="0" w:space="0" w:color="auto"/>
        <w:left w:val="none" w:sz="0" w:space="0" w:color="auto"/>
        <w:bottom w:val="none" w:sz="0" w:space="0" w:color="auto"/>
        <w:right w:val="none" w:sz="0" w:space="0" w:color="auto"/>
      </w:divBdr>
    </w:div>
    <w:div w:id="1375501519">
      <w:bodyDiv w:val="1"/>
      <w:marLeft w:val="0"/>
      <w:marRight w:val="0"/>
      <w:marTop w:val="0"/>
      <w:marBottom w:val="0"/>
      <w:divBdr>
        <w:top w:val="none" w:sz="0" w:space="0" w:color="auto"/>
        <w:left w:val="none" w:sz="0" w:space="0" w:color="auto"/>
        <w:bottom w:val="none" w:sz="0" w:space="0" w:color="auto"/>
        <w:right w:val="none" w:sz="0" w:space="0" w:color="auto"/>
      </w:divBdr>
    </w:div>
    <w:div w:id="1383483981">
      <w:bodyDiv w:val="1"/>
      <w:marLeft w:val="0"/>
      <w:marRight w:val="0"/>
      <w:marTop w:val="0"/>
      <w:marBottom w:val="0"/>
      <w:divBdr>
        <w:top w:val="none" w:sz="0" w:space="0" w:color="auto"/>
        <w:left w:val="none" w:sz="0" w:space="0" w:color="auto"/>
        <w:bottom w:val="none" w:sz="0" w:space="0" w:color="auto"/>
        <w:right w:val="none" w:sz="0" w:space="0" w:color="auto"/>
      </w:divBdr>
    </w:div>
    <w:div w:id="1386415249">
      <w:bodyDiv w:val="1"/>
      <w:marLeft w:val="0"/>
      <w:marRight w:val="0"/>
      <w:marTop w:val="0"/>
      <w:marBottom w:val="0"/>
      <w:divBdr>
        <w:top w:val="none" w:sz="0" w:space="0" w:color="auto"/>
        <w:left w:val="none" w:sz="0" w:space="0" w:color="auto"/>
        <w:bottom w:val="none" w:sz="0" w:space="0" w:color="auto"/>
        <w:right w:val="none" w:sz="0" w:space="0" w:color="auto"/>
      </w:divBdr>
    </w:div>
    <w:div w:id="1393651222">
      <w:bodyDiv w:val="1"/>
      <w:marLeft w:val="0"/>
      <w:marRight w:val="0"/>
      <w:marTop w:val="0"/>
      <w:marBottom w:val="0"/>
      <w:divBdr>
        <w:top w:val="none" w:sz="0" w:space="0" w:color="auto"/>
        <w:left w:val="none" w:sz="0" w:space="0" w:color="auto"/>
        <w:bottom w:val="none" w:sz="0" w:space="0" w:color="auto"/>
        <w:right w:val="none" w:sz="0" w:space="0" w:color="auto"/>
      </w:divBdr>
    </w:div>
    <w:div w:id="1441877869">
      <w:bodyDiv w:val="1"/>
      <w:marLeft w:val="0"/>
      <w:marRight w:val="0"/>
      <w:marTop w:val="0"/>
      <w:marBottom w:val="0"/>
      <w:divBdr>
        <w:top w:val="none" w:sz="0" w:space="0" w:color="auto"/>
        <w:left w:val="none" w:sz="0" w:space="0" w:color="auto"/>
        <w:bottom w:val="none" w:sz="0" w:space="0" w:color="auto"/>
        <w:right w:val="none" w:sz="0" w:space="0" w:color="auto"/>
      </w:divBdr>
    </w:div>
    <w:div w:id="1469394140">
      <w:bodyDiv w:val="1"/>
      <w:marLeft w:val="0"/>
      <w:marRight w:val="0"/>
      <w:marTop w:val="0"/>
      <w:marBottom w:val="0"/>
      <w:divBdr>
        <w:top w:val="none" w:sz="0" w:space="0" w:color="auto"/>
        <w:left w:val="none" w:sz="0" w:space="0" w:color="auto"/>
        <w:bottom w:val="none" w:sz="0" w:space="0" w:color="auto"/>
        <w:right w:val="none" w:sz="0" w:space="0" w:color="auto"/>
      </w:divBdr>
    </w:div>
    <w:div w:id="1545093010">
      <w:bodyDiv w:val="1"/>
      <w:marLeft w:val="0"/>
      <w:marRight w:val="0"/>
      <w:marTop w:val="0"/>
      <w:marBottom w:val="0"/>
      <w:divBdr>
        <w:top w:val="none" w:sz="0" w:space="0" w:color="auto"/>
        <w:left w:val="none" w:sz="0" w:space="0" w:color="auto"/>
        <w:bottom w:val="none" w:sz="0" w:space="0" w:color="auto"/>
        <w:right w:val="none" w:sz="0" w:space="0" w:color="auto"/>
      </w:divBdr>
    </w:div>
    <w:div w:id="1562524666">
      <w:bodyDiv w:val="1"/>
      <w:marLeft w:val="0"/>
      <w:marRight w:val="0"/>
      <w:marTop w:val="0"/>
      <w:marBottom w:val="0"/>
      <w:divBdr>
        <w:top w:val="none" w:sz="0" w:space="0" w:color="auto"/>
        <w:left w:val="none" w:sz="0" w:space="0" w:color="auto"/>
        <w:bottom w:val="none" w:sz="0" w:space="0" w:color="auto"/>
        <w:right w:val="none" w:sz="0" w:space="0" w:color="auto"/>
      </w:divBdr>
    </w:div>
    <w:div w:id="1607226436">
      <w:bodyDiv w:val="1"/>
      <w:marLeft w:val="0"/>
      <w:marRight w:val="0"/>
      <w:marTop w:val="0"/>
      <w:marBottom w:val="0"/>
      <w:divBdr>
        <w:top w:val="none" w:sz="0" w:space="0" w:color="auto"/>
        <w:left w:val="none" w:sz="0" w:space="0" w:color="auto"/>
        <w:bottom w:val="none" w:sz="0" w:space="0" w:color="auto"/>
        <w:right w:val="none" w:sz="0" w:space="0" w:color="auto"/>
      </w:divBdr>
    </w:div>
    <w:div w:id="1647926607">
      <w:bodyDiv w:val="1"/>
      <w:marLeft w:val="0"/>
      <w:marRight w:val="0"/>
      <w:marTop w:val="0"/>
      <w:marBottom w:val="0"/>
      <w:divBdr>
        <w:top w:val="none" w:sz="0" w:space="0" w:color="auto"/>
        <w:left w:val="none" w:sz="0" w:space="0" w:color="auto"/>
        <w:bottom w:val="none" w:sz="0" w:space="0" w:color="auto"/>
        <w:right w:val="none" w:sz="0" w:space="0" w:color="auto"/>
      </w:divBdr>
    </w:div>
    <w:div w:id="1651784031">
      <w:bodyDiv w:val="1"/>
      <w:marLeft w:val="0"/>
      <w:marRight w:val="0"/>
      <w:marTop w:val="0"/>
      <w:marBottom w:val="0"/>
      <w:divBdr>
        <w:top w:val="none" w:sz="0" w:space="0" w:color="auto"/>
        <w:left w:val="none" w:sz="0" w:space="0" w:color="auto"/>
        <w:bottom w:val="none" w:sz="0" w:space="0" w:color="auto"/>
        <w:right w:val="none" w:sz="0" w:space="0" w:color="auto"/>
      </w:divBdr>
    </w:div>
    <w:div w:id="1653756850">
      <w:bodyDiv w:val="1"/>
      <w:marLeft w:val="0"/>
      <w:marRight w:val="0"/>
      <w:marTop w:val="0"/>
      <w:marBottom w:val="0"/>
      <w:divBdr>
        <w:top w:val="none" w:sz="0" w:space="0" w:color="auto"/>
        <w:left w:val="none" w:sz="0" w:space="0" w:color="auto"/>
        <w:bottom w:val="none" w:sz="0" w:space="0" w:color="auto"/>
        <w:right w:val="none" w:sz="0" w:space="0" w:color="auto"/>
      </w:divBdr>
    </w:div>
    <w:div w:id="1694307231">
      <w:bodyDiv w:val="1"/>
      <w:marLeft w:val="0"/>
      <w:marRight w:val="0"/>
      <w:marTop w:val="0"/>
      <w:marBottom w:val="0"/>
      <w:divBdr>
        <w:top w:val="none" w:sz="0" w:space="0" w:color="auto"/>
        <w:left w:val="none" w:sz="0" w:space="0" w:color="auto"/>
        <w:bottom w:val="none" w:sz="0" w:space="0" w:color="auto"/>
        <w:right w:val="none" w:sz="0" w:space="0" w:color="auto"/>
      </w:divBdr>
    </w:div>
    <w:div w:id="1698189246">
      <w:bodyDiv w:val="1"/>
      <w:marLeft w:val="0"/>
      <w:marRight w:val="0"/>
      <w:marTop w:val="0"/>
      <w:marBottom w:val="0"/>
      <w:divBdr>
        <w:top w:val="none" w:sz="0" w:space="0" w:color="auto"/>
        <w:left w:val="none" w:sz="0" w:space="0" w:color="auto"/>
        <w:bottom w:val="none" w:sz="0" w:space="0" w:color="auto"/>
        <w:right w:val="none" w:sz="0" w:space="0" w:color="auto"/>
      </w:divBdr>
    </w:div>
    <w:div w:id="1711689296">
      <w:bodyDiv w:val="1"/>
      <w:marLeft w:val="0"/>
      <w:marRight w:val="0"/>
      <w:marTop w:val="0"/>
      <w:marBottom w:val="0"/>
      <w:divBdr>
        <w:top w:val="none" w:sz="0" w:space="0" w:color="auto"/>
        <w:left w:val="none" w:sz="0" w:space="0" w:color="auto"/>
        <w:bottom w:val="none" w:sz="0" w:space="0" w:color="auto"/>
        <w:right w:val="none" w:sz="0" w:space="0" w:color="auto"/>
      </w:divBdr>
    </w:div>
    <w:div w:id="1723752631">
      <w:bodyDiv w:val="1"/>
      <w:marLeft w:val="0"/>
      <w:marRight w:val="0"/>
      <w:marTop w:val="0"/>
      <w:marBottom w:val="0"/>
      <w:divBdr>
        <w:top w:val="none" w:sz="0" w:space="0" w:color="auto"/>
        <w:left w:val="none" w:sz="0" w:space="0" w:color="auto"/>
        <w:bottom w:val="none" w:sz="0" w:space="0" w:color="auto"/>
        <w:right w:val="none" w:sz="0" w:space="0" w:color="auto"/>
      </w:divBdr>
    </w:div>
    <w:div w:id="1732995014">
      <w:bodyDiv w:val="1"/>
      <w:marLeft w:val="0"/>
      <w:marRight w:val="0"/>
      <w:marTop w:val="0"/>
      <w:marBottom w:val="0"/>
      <w:divBdr>
        <w:top w:val="none" w:sz="0" w:space="0" w:color="auto"/>
        <w:left w:val="none" w:sz="0" w:space="0" w:color="auto"/>
        <w:bottom w:val="none" w:sz="0" w:space="0" w:color="auto"/>
        <w:right w:val="none" w:sz="0" w:space="0" w:color="auto"/>
      </w:divBdr>
    </w:div>
    <w:div w:id="1745568294">
      <w:bodyDiv w:val="1"/>
      <w:marLeft w:val="0"/>
      <w:marRight w:val="0"/>
      <w:marTop w:val="0"/>
      <w:marBottom w:val="0"/>
      <w:divBdr>
        <w:top w:val="none" w:sz="0" w:space="0" w:color="auto"/>
        <w:left w:val="none" w:sz="0" w:space="0" w:color="auto"/>
        <w:bottom w:val="none" w:sz="0" w:space="0" w:color="auto"/>
        <w:right w:val="none" w:sz="0" w:space="0" w:color="auto"/>
      </w:divBdr>
    </w:div>
    <w:div w:id="1746222528">
      <w:bodyDiv w:val="1"/>
      <w:marLeft w:val="0"/>
      <w:marRight w:val="0"/>
      <w:marTop w:val="0"/>
      <w:marBottom w:val="0"/>
      <w:divBdr>
        <w:top w:val="none" w:sz="0" w:space="0" w:color="auto"/>
        <w:left w:val="none" w:sz="0" w:space="0" w:color="auto"/>
        <w:bottom w:val="none" w:sz="0" w:space="0" w:color="auto"/>
        <w:right w:val="none" w:sz="0" w:space="0" w:color="auto"/>
      </w:divBdr>
    </w:div>
    <w:div w:id="1752115777">
      <w:bodyDiv w:val="1"/>
      <w:marLeft w:val="0"/>
      <w:marRight w:val="0"/>
      <w:marTop w:val="0"/>
      <w:marBottom w:val="0"/>
      <w:divBdr>
        <w:top w:val="none" w:sz="0" w:space="0" w:color="auto"/>
        <w:left w:val="none" w:sz="0" w:space="0" w:color="auto"/>
        <w:bottom w:val="none" w:sz="0" w:space="0" w:color="auto"/>
        <w:right w:val="none" w:sz="0" w:space="0" w:color="auto"/>
      </w:divBdr>
    </w:div>
    <w:div w:id="1780371898">
      <w:bodyDiv w:val="1"/>
      <w:marLeft w:val="0"/>
      <w:marRight w:val="0"/>
      <w:marTop w:val="0"/>
      <w:marBottom w:val="0"/>
      <w:divBdr>
        <w:top w:val="none" w:sz="0" w:space="0" w:color="auto"/>
        <w:left w:val="none" w:sz="0" w:space="0" w:color="auto"/>
        <w:bottom w:val="none" w:sz="0" w:space="0" w:color="auto"/>
        <w:right w:val="none" w:sz="0" w:space="0" w:color="auto"/>
      </w:divBdr>
    </w:div>
    <w:div w:id="1784038265">
      <w:bodyDiv w:val="1"/>
      <w:marLeft w:val="0"/>
      <w:marRight w:val="0"/>
      <w:marTop w:val="0"/>
      <w:marBottom w:val="0"/>
      <w:divBdr>
        <w:top w:val="none" w:sz="0" w:space="0" w:color="auto"/>
        <w:left w:val="none" w:sz="0" w:space="0" w:color="auto"/>
        <w:bottom w:val="none" w:sz="0" w:space="0" w:color="auto"/>
        <w:right w:val="none" w:sz="0" w:space="0" w:color="auto"/>
      </w:divBdr>
    </w:div>
    <w:div w:id="1846819979">
      <w:bodyDiv w:val="1"/>
      <w:marLeft w:val="0"/>
      <w:marRight w:val="0"/>
      <w:marTop w:val="0"/>
      <w:marBottom w:val="0"/>
      <w:divBdr>
        <w:top w:val="none" w:sz="0" w:space="0" w:color="auto"/>
        <w:left w:val="none" w:sz="0" w:space="0" w:color="auto"/>
        <w:bottom w:val="none" w:sz="0" w:space="0" w:color="auto"/>
        <w:right w:val="none" w:sz="0" w:space="0" w:color="auto"/>
      </w:divBdr>
    </w:div>
    <w:div w:id="1856191932">
      <w:bodyDiv w:val="1"/>
      <w:marLeft w:val="0"/>
      <w:marRight w:val="0"/>
      <w:marTop w:val="0"/>
      <w:marBottom w:val="0"/>
      <w:divBdr>
        <w:top w:val="none" w:sz="0" w:space="0" w:color="auto"/>
        <w:left w:val="none" w:sz="0" w:space="0" w:color="auto"/>
        <w:bottom w:val="none" w:sz="0" w:space="0" w:color="auto"/>
        <w:right w:val="none" w:sz="0" w:space="0" w:color="auto"/>
      </w:divBdr>
    </w:div>
    <w:div w:id="1867862125">
      <w:bodyDiv w:val="1"/>
      <w:marLeft w:val="0"/>
      <w:marRight w:val="0"/>
      <w:marTop w:val="0"/>
      <w:marBottom w:val="0"/>
      <w:divBdr>
        <w:top w:val="none" w:sz="0" w:space="0" w:color="auto"/>
        <w:left w:val="none" w:sz="0" w:space="0" w:color="auto"/>
        <w:bottom w:val="none" w:sz="0" w:space="0" w:color="auto"/>
        <w:right w:val="none" w:sz="0" w:space="0" w:color="auto"/>
      </w:divBdr>
    </w:div>
    <w:div w:id="1894538088">
      <w:bodyDiv w:val="1"/>
      <w:marLeft w:val="0"/>
      <w:marRight w:val="0"/>
      <w:marTop w:val="0"/>
      <w:marBottom w:val="0"/>
      <w:divBdr>
        <w:top w:val="none" w:sz="0" w:space="0" w:color="auto"/>
        <w:left w:val="none" w:sz="0" w:space="0" w:color="auto"/>
        <w:bottom w:val="none" w:sz="0" w:space="0" w:color="auto"/>
        <w:right w:val="none" w:sz="0" w:space="0" w:color="auto"/>
      </w:divBdr>
    </w:div>
    <w:div w:id="1913813927">
      <w:bodyDiv w:val="1"/>
      <w:marLeft w:val="0"/>
      <w:marRight w:val="0"/>
      <w:marTop w:val="0"/>
      <w:marBottom w:val="0"/>
      <w:divBdr>
        <w:top w:val="none" w:sz="0" w:space="0" w:color="auto"/>
        <w:left w:val="none" w:sz="0" w:space="0" w:color="auto"/>
        <w:bottom w:val="none" w:sz="0" w:space="0" w:color="auto"/>
        <w:right w:val="none" w:sz="0" w:space="0" w:color="auto"/>
      </w:divBdr>
    </w:div>
    <w:div w:id="1927835041">
      <w:bodyDiv w:val="1"/>
      <w:marLeft w:val="0"/>
      <w:marRight w:val="0"/>
      <w:marTop w:val="0"/>
      <w:marBottom w:val="0"/>
      <w:divBdr>
        <w:top w:val="none" w:sz="0" w:space="0" w:color="auto"/>
        <w:left w:val="none" w:sz="0" w:space="0" w:color="auto"/>
        <w:bottom w:val="none" w:sz="0" w:space="0" w:color="auto"/>
        <w:right w:val="none" w:sz="0" w:space="0" w:color="auto"/>
      </w:divBdr>
    </w:div>
    <w:div w:id="1935897774">
      <w:bodyDiv w:val="1"/>
      <w:marLeft w:val="0"/>
      <w:marRight w:val="0"/>
      <w:marTop w:val="0"/>
      <w:marBottom w:val="0"/>
      <w:divBdr>
        <w:top w:val="none" w:sz="0" w:space="0" w:color="auto"/>
        <w:left w:val="none" w:sz="0" w:space="0" w:color="auto"/>
        <w:bottom w:val="none" w:sz="0" w:space="0" w:color="auto"/>
        <w:right w:val="none" w:sz="0" w:space="0" w:color="auto"/>
      </w:divBdr>
    </w:div>
    <w:div w:id="1982687859">
      <w:bodyDiv w:val="1"/>
      <w:marLeft w:val="0"/>
      <w:marRight w:val="0"/>
      <w:marTop w:val="0"/>
      <w:marBottom w:val="0"/>
      <w:divBdr>
        <w:top w:val="none" w:sz="0" w:space="0" w:color="auto"/>
        <w:left w:val="none" w:sz="0" w:space="0" w:color="auto"/>
        <w:bottom w:val="none" w:sz="0" w:space="0" w:color="auto"/>
        <w:right w:val="none" w:sz="0" w:space="0" w:color="auto"/>
      </w:divBdr>
    </w:div>
    <w:div w:id="2010673761">
      <w:bodyDiv w:val="1"/>
      <w:marLeft w:val="0"/>
      <w:marRight w:val="0"/>
      <w:marTop w:val="0"/>
      <w:marBottom w:val="0"/>
      <w:divBdr>
        <w:top w:val="none" w:sz="0" w:space="0" w:color="auto"/>
        <w:left w:val="none" w:sz="0" w:space="0" w:color="auto"/>
        <w:bottom w:val="none" w:sz="0" w:space="0" w:color="auto"/>
        <w:right w:val="none" w:sz="0" w:space="0" w:color="auto"/>
      </w:divBdr>
    </w:div>
    <w:div w:id="2013794284">
      <w:bodyDiv w:val="1"/>
      <w:marLeft w:val="0"/>
      <w:marRight w:val="0"/>
      <w:marTop w:val="0"/>
      <w:marBottom w:val="0"/>
      <w:divBdr>
        <w:top w:val="none" w:sz="0" w:space="0" w:color="auto"/>
        <w:left w:val="none" w:sz="0" w:space="0" w:color="auto"/>
        <w:bottom w:val="none" w:sz="0" w:space="0" w:color="auto"/>
        <w:right w:val="none" w:sz="0" w:space="0" w:color="auto"/>
      </w:divBdr>
    </w:div>
    <w:div w:id="2031684613">
      <w:bodyDiv w:val="1"/>
      <w:marLeft w:val="0"/>
      <w:marRight w:val="0"/>
      <w:marTop w:val="0"/>
      <w:marBottom w:val="0"/>
      <w:divBdr>
        <w:top w:val="none" w:sz="0" w:space="0" w:color="auto"/>
        <w:left w:val="none" w:sz="0" w:space="0" w:color="auto"/>
        <w:bottom w:val="none" w:sz="0" w:space="0" w:color="auto"/>
        <w:right w:val="none" w:sz="0" w:space="0" w:color="auto"/>
      </w:divBdr>
    </w:div>
    <w:div w:id="2057075928">
      <w:bodyDiv w:val="1"/>
      <w:marLeft w:val="0"/>
      <w:marRight w:val="0"/>
      <w:marTop w:val="0"/>
      <w:marBottom w:val="0"/>
      <w:divBdr>
        <w:top w:val="none" w:sz="0" w:space="0" w:color="auto"/>
        <w:left w:val="none" w:sz="0" w:space="0" w:color="auto"/>
        <w:bottom w:val="none" w:sz="0" w:space="0" w:color="auto"/>
        <w:right w:val="none" w:sz="0" w:space="0" w:color="auto"/>
      </w:divBdr>
    </w:div>
    <w:div w:id="2063749272">
      <w:bodyDiv w:val="1"/>
      <w:marLeft w:val="0"/>
      <w:marRight w:val="0"/>
      <w:marTop w:val="0"/>
      <w:marBottom w:val="0"/>
      <w:divBdr>
        <w:top w:val="none" w:sz="0" w:space="0" w:color="auto"/>
        <w:left w:val="none" w:sz="0" w:space="0" w:color="auto"/>
        <w:bottom w:val="none" w:sz="0" w:space="0" w:color="auto"/>
        <w:right w:val="none" w:sz="0" w:space="0" w:color="auto"/>
      </w:divBdr>
    </w:div>
    <w:div w:id="2068186751">
      <w:bodyDiv w:val="1"/>
      <w:marLeft w:val="0"/>
      <w:marRight w:val="0"/>
      <w:marTop w:val="0"/>
      <w:marBottom w:val="0"/>
      <w:divBdr>
        <w:top w:val="none" w:sz="0" w:space="0" w:color="auto"/>
        <w:left w:val="none" w:sz="0" w:space="0" w:color="auto"/>
        <w:bottom w:val="none" w:sz="0" w:space="0" w:color="auto"/>
        <w:right w:val="none" w:sz="0" w:space="0" w:color="auto"/>
      </w:divBdr>
    </w:div>
    <w:div w:id="2071034727">
      <w:bodyDiv w:val="1"/>
      <w:marLeft w:val="0"/>
      <w:marRight w:val="0"/>
      <w:marTop w:val="0"/>
      <w:marBottom w:val="0"/>
      <w:divBdr>
        <w:top w:val="none" w:sz="0" w:space="0" w:color="auto"/>
        <w:left w:val="none" w:sz="0" w:space="0" w:color="auto"/>
        <w:bottom w:val="none" w:sz="0" w:space="0" w:color="auto"/>
        <w:right w:val="none" w:sz="0" w:space="0" w:color="auto"/>
      </w:divBdr>
    </w:div>
    <w:div w:id="2097047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viblo.asia/p/distance-measure-trong-machine-learning-ByEZkopYZQ0%20" TargetMode="Externa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footer" Target="footer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jpg"/><Relationship Id="rId17" Type="http://schemas.openxmlformats.org/officeDocument/2006/relationships/image" Target="media/image6.gif"/><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hyperlink" Target="Terrorism%20Data%201970to2017%20|%20Kaggle"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datasets/adiagarwalrock/terrorism-data-1970to2017?select=terrorismData.csv"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machinelearningcoban.com/2017/01/01/kmeans/"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yperlink" Target="https://en.wikipedia.org/wiki/K-means_clustering" TargetMode="External"/><Relationship Id="rId115"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gif"/><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yperlink" Target="https://ichi.pro/vi/9-phep-do-khoang-cach-trong-khoa-hoc-du-lieu-1599834014622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032873120F5C540ADC4A82460C204CF" ma:contentTypeVersion="10" ma:contentTypeDescription="Create a new document." ma:contentTypeScope="" ma:versionID="2d9c373babc691050fd664cad3d1df7b">
  <xsd:schema xmlns:xsd="http://www.w3.org/2001/XMLSchema" xmlns:xs="http://www.w3.org/2001/XMLSchema" xmlns:p="http://schemas.microsoft.com/office/2006/metadata/properties" xmlns:ns2="fa92a80d-3914-4ce0-a220-40437ffcc890" xmlns:ns3="0e3700cf-66dd-4882-966e-a2c2961d88fa" targetNamespace="http://schemas.microsoft.com/office/2006/metadata/properties" ma:root="true" ma:fieldsID="da4153e764a3e511c0c1560599495143" ns2:_="" ns3:_="">
    <xsd:import namespace="fa92a80d-3914-4ce0-a220-40437ffcc890"/>
    <xsd:import namespace="0e3700cf-66dd-4882-966e-a2c2961d88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92a80d-3914-4ce0-a220-40437ffcc8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e3700cf-66dd-4882-966e-a2c2961d88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4E5915-8F28-4074-A86B-F2EE19751CE0}">
  <ds:schemaRefs>
    <ds:schemaRef ds:uri="http://schemas.openxmlformats.org/officeDocument/2006/bibliography"/>
  </ds:schemaRefs>
</ds:datastoreItem>
</file>

<file path=customXml/itemProps2.xml><?xml version="1.0" encoding="utf-8"?>
<ds:datastoreItem xmlns:ds="http://schemas.openxmlformats.org/officeDocument/2006/customXml" ds:itemID="{7CCB3532-56DF-4E10-A5A8-1EB3924E8C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92a80d-3914-4ce0-a220-40437ffcc890"/>
    <ds:schemaRef ds:uri="0e3700cf-66dd-4882-966e-a2c2961d88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6042B1-5FE5-449B-8EA8-231A636E15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398354-6DE5-49EF-9C45-A80351B535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3656</Words>
  <Characters>20844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24452</CharactersWithSpaces>
  <SharedDoc>false</SharedDoc>
  <HLinks>
    <vt:vector size="216" baseType="variant">
      <vt:variant>
        <vt:i4>1900547</vt:i4>
      </vt:variant>
      <vt:variant>
        <vt:i4>198</vt:i4>
      </vt:variant>
      <vt:variant>
        <vt:i4>0</vt:i4>
      </vt:variant>
      <vt:variant>
        <vt:i4>5</vt:i4>
      </vt:variant>
      <vt:variant>
        <vt:lpwstr>https://viblo.asia/p/distance-measure-trong-machine-learning-ByEZkopYZQ0</vt:lpwstr>
      </vt:variant>
      <vt:variant>
        <vt:lpwstr/>
      </vt:variant>
      <vt:variant>
        <vt:i4>196610</vt:i4>
      </vt:variant>
      <vt:variant>
        <vt:i4>195</vt:i4>
      </vt:variant>
      <vt:variant>
        <vt:i4>0</vt:i4>
      </vt:variant>
      <vt:variant>
        <vt:i4>5</vt:i4>
      </vt:variant>
      <vt:variant>
        <vt:lpwstr>https://ichi.pro/vi/9-phep-do-khoang-cach-trong-khoa-hoc-du-lieu-159983401462266</vt:lpwstr>
      </vt:variant>
      <vt:variant>
        <vt:lpwstr/>
      </vt:variant>
      <vt:variant>
        <vt:i4>2097182</vt:i4>
      </vt:variant>
      <vt:variant>
        <vt:i4>192</vt:i4>
      </vt:variant>
      <vt:variant>
        <vt:i4>0</vt:i4>
      </vt:variant>
      <vt:variant>
        <vt:i4>5</vt:i4>
      </vt:variant>
      <vt:variant>
        <vt:lpwstr>https://en.wikipedia.org/wiki/K-means_clustering</vt:lpwstr>
      </vt:variant>
      <vt:variant>
        <vt:lpwstr/>
      </vt:variant>
      <vt:variant>
        <vt:i4>6750322</vt:i4>
      </vt:variant>
      <vt:variant>
        <vt:i4>189</vt:i4>
      </vt:variant>
      <vt:variant>
        <vt:i4>0</vt:i4>
      </vt:variant>
      <vt:variant>
        <vt:i4>5</vt:i4>
      </vt:variant>
      <vt:variant>
        <vt:lpwstr>https://machinelearningcoban.com/2017/01/01/kmeans/</vt:lpwstr>
      </vt:variant>
      <vt:variant>
        <vt:lpwstr/>
      </vt:variant>
      <vt:variant>
        <vt:i4>2359328</vt:i4>
      </vt:variant>
      <vt:variant>
        <vt:i4>186</vt:i4>
      </vt:variant>
      <vt:variant>
        <vt:i4>0</vt:i4>
      </vt:variant>
      <vt:variant>
        <vt:i4>5</vt:i4>
      </vt:variant>
      <vt:variant>
        <vt:lpwstr>Terrorism Data 1970to2017 | Kaggle</vt:lpwstr>
      </vt:variant>
      <vt:variant>
        <vt:lpwstr/>
      </vt:variant>
      <vt:variant>
        <vt:i4>5046293</vt:i4>
      </vt:variant>
      <vt:variant>
        <vt:i4>183</vt:i4>
      </vt:variant>
      <vt:variant>
        <vt:i4>0</vt:i4>
      </vt:variant>
      <vt:variant>
        <vt:i4>5</vt:i4>
      </vt:variant>
      <vt:variant>
        <vt:lpwstr>https://www.kaggle.com/datasets/adiagarwalrock/terrorism-data-1970to2017?select=terrorismData.csv</vt:lpwstr>
      </vt:variant>
      <vt:variant>
        <vt:lpwstr/>
      </vt:variant>
      <vt:variant>
        <vt:i4>1310773</vt:i4>
      </vt:variant>
      <vt:variant>
        <vt:i4>176</vt:i4>
      </vt:variant>
      <vt:variant>
        <vt:i4>0</vt:i4>
      </vt:variant>
      <vt:variant>
        <vt:i4>5</vt:i4>
      </vt:variant>
      <vt:variant>
        <vt:lpwstr/>
      </vt:variant>
      <vt:variant>
        <vt:lpwstr>_Toc122477125</vt:lpwstr>
      </vt:variant>
      <vt:variant>
        <vt:i4>1310773</vt:i4>
      </vt:variant>
      <vt:variant>
        <vt:i4>170</vt:i4>
      </vt:variant>
      <vt:variant>
        <vt:i4>0</vt:i4>
      </vt:variant>
      <vt:variant>
        <vt:i4>5</vt:i4>
      </vt:variant>
      <vt:variant>
        <vt:lpwstr/>
      </vt:variant>
      <vt:variant>
        <vt:lpwstr>_Toc122477124</vt:lpwstr>
      </vt:variant>
      <vt:variant>
        <vt:i4>1310773</vt:i4>
      </vt:variant>
      <vt:variant>
        <vt:i4>164</vt:i4>
      </vt:variant>
      <vt:variant>
        <vt:i4>0</vt:i4>
      </vt:variant>
      <vt:variant>
        <vt:i4>5</vt:i4>
      </vt:variant>
      <vt:variant>
        <vt:lpwstr/>
      </vt:variant>
      <vt:variant>
        <vt:lpwstr>_Toc122477123</vt:lpwstr>
      </vt:variant>
      <vt:variant>
        <vt:i4>1310773</vt:i4>
      </vt:variant>
      <vt:variant>
        <vt:i4>158</vt:i4>
      </vt:variant>
      <vt:variant>
        <vt:i4>0</vt:i4>
      </vt:variant>
      <vt:variant>
        <vt:i4>5</vt:i4>
      </vt:variant>
      <vt:variant>
        <vt:lpwstr/>
      </vt:variant>
      <vt:variant>
        <vt:lpwstr>_Toc122477122</vt:lpwstr>
      </vt:variant>
      <vt:variant>
        <vt:i4>1310773</vt:i4>
      </vt:variant>
      <vt:variant>
        <vt:i4>152</vt:i4>
      </vt:variant>
      <vt:variant>
        <vt:i4>0</vt:i4>
      </vt:variant>
      <vt:variant>
        <vt:i4>5</vt:i4>
      </vt:variant>
      <vt:variant>
        <vt:lpwstr/>
      </vt:variant>
      <vt:variant>
        <vt:lpwstr>_Toc122477121</vt:lpwstr>
      </vt:variant>
      <vt:variant>
        <vt:i4>1310773</vt:i4>
      </vt:variant>
      <vt:variant>
        <vt:i4>146</vt:i4>
      </vt:variant>
      <vt:variant>
        <vt:i4>0</vt:i4>
      </vt:variant>
      <vt:variant>
        <vt:i4>5</vt:i4>
      </vt:variant>
      <vt:variant>
        <vt:lpwstr/>
      </vt:variant>
      <vt:variant>
        <vt:lpwstr>_Toc122477120</vt:lpwstr>
      </vt:variant>
      <vt:variant>
        <vt:i4>1507381</vt:i4>
      </vt:variant>
      <vt:variant>
        <vt:i4>140</vt:i4>
      </vt:variant>
      <vt:variant>
        <vt:i4>0</vt:i4>
      </vt:variant>
      <vt:variant>
        <vt:i4>5</vt:i4>
      </vt:variant>
      <vt:variant>
        <vt:lpwstr/>
      </vt:variant>
      <vt:variant>
        <vt:lpwstr>_Toc122477119</vt:lpwstr>
      </vt:variant>
      <vt:variant>
        <vt:i4>1507381</vt:i4>
      </vt:variant>
      <vt:variant>
        <vt:i4>134</vt:i4>
      </vt:variant>
      <vt:variant>
        <vt:i4>0</vt:i4>
      </vt:variant>
      <vt:variant>
        <vt:i4>5</vt:i4>
      </vt:variant>
      <vt:variant>
        <vt:lpwstr/>
      </vt:variant>
      <vt:variant>
        <vt:lpwstr>_Toc122477118</vt:lpwstr>
      </vt:variant>
      <vt:variant>
        <vt:i4>1507381</vt:i4>
      </vt:variant>
      <vt:variant>
        <vt:i4>128</vt:i4>
      </vt:variant>
      <vt:variant>
        <vt:i4>0</vt:i4>
      </vt:variant>
      <vt:variant>
        <vt:i4>5</vt:i4>
      </vt:variant>
      <vt:variant>
        <vt:lpwstr/>
      </vt:variant>
      <vt:variant>
        <vt:lpwstr>_Toc122477117</vt:lpwstr>
      </vt:variant>
      <vt:variant>
        <vt:i4>1507381</vt:i4>
      </vt:variant>
      <vt:variant>
        <vt:i4>122</vt:i4>
      </vt:variant>
      <vt:variant>
        <vt:i4>0</vt:i4>
      </vt:variant>
      <vt:variant>
        <vt:i4>5</vt:i4>
      </vt:variant>
      <vt:variant>
        <vt:lpwstr/>
      </vt:variant>
      <vt:variant>
        <vt:lpwstr>_Toc122477116</vt:lpwstr>
      </vt:variant>
      <vt:variant>
        <vt:i4>1507381</vt:i4>
      </vt:variant>
      <vt:variant>
        <vt:i4>116</vt:i4>
      </vt:variant>
      <vt:variant>
        <vt:i4>0</vt:i4>
      </vt:variant>
      <vt:variant>
        <vt:i4>5</vt:i4>
      </vt:variant>
      <vt:variant>
        <vt:lpwstr/>
      </vt:variant>
      <vt:variant>
        <vt:lpwstr>_Toc122477115</vt:lpwstr>
      </vt:variant>
      <vt:variant>
        <vt:i4>1507381</vt:i4>
      </vt:variant>
      <vt:variant>
        <vt:i4>110</vt:i4>
      </vt:variant>
      <vt:variant>
        <vt:i4>0</vt:i4>
      </vt:variant>
      <vt:variant>
        <vt:i4>5</vt:i4>
      </vt:variant>
      <vt:variant>
        <vt:lpwstr/>
      </vt:variant>
      <vt:variant>
        <vt:lpwstr>_Toc122477114</vt:lpwstr>
      </vt:variant>
      <vt:variant>
        <vt:i4>1507381</vt:i4>
      </vt:variant>
      <vt:variant>
        <vt:i4>104</vt:i4>
      </vt:variant>
      <vt:variant>
        <vt:i4>0</vt:i4>
      </vt:variant>
      <vt:variant>
        <vt:i4>5</vt:i4>
      </vt:variant>
      <vt:variant>
        <vt:lpwstr/>
      </vt:variant>
      <vt:variant>
        <vt:lpwstr>_Toc122477113</vt:lpwstr>
      </vt:variant>
      <vt:variant>
        <vt:i4>1507381</vt:i4>
      </vt:variant>
      <vt:variant>
        <vt:i4>98</vt:i4>
      </vt:variant>
      <vt:variant>
        <vt:i4>0</vt:i4>
      </vt:variant>
      <vt:variant>
        <vt:i4>5</vt:i4>
      </vt:variant>
      <vt:variant>
        <vt:lpwstr/>
      </vt:variant>
      <vt:variant>
        <vt:lpwstr>_Toc122477112</vt:lpwstr>
      </vt:variant>
      <vt:variant>
        <vt:i4>1507381</vt:i4>
      </vt:variant>
      <vt:variant>
        <vt:i4>92</vt:i4>
      </vt:variant>
      <vt:variant>
        <vt:i4>0</vt:i4>
      </vt:variant>
      <vt:variant>
        <vt:i4>5</vt:i4>
      </vt:variant>
      <vt:variant>
        <vt:lpwstr/>
      </vt:variant>
      <vt:variant>
        <vt:lpwstr>_Toc122477111</vt:lpwstr>
      </vt:variant>
      <vt:variant>
        <vt:i4>1507381</vt:i4>
      </vt:variant>
      <vt:variant>
        <vt:i4>86</vt:i4>
      </vt:variant>
      <vt:variant>
        <vt:i4>0</vt:i4>
      </vt:variant>
      <vt:variant>
        <vt:i4>5</vt:i4>
      </vt:variant>
      <vt:variant>
        <vt:lpwstr/>
      </vt:variant>
      <vt:variant>
        <vt:lpwstr>_Toc122477110</vt:lpwstr>
      </vt:variant>
      <vt:variant>
        <vt:i4>1441845</vt:i4>
      </vt:variant>
      <vt:variant>
        <vt:i4>80</vt:i4>
      </vt:variant>
      <vt:variant>
        <vt:i4>0</vt:i4>
      </vt:variant>
      <vt:variant>
        <vt:i4>5</vt:i4>
      </vt:variant>
      <vt:variant>
        <vt:lpwstr/>
      </vt:variant>
      <vt:variant>
        <vt:lpwstr>_Toc122477109</vt:lpwstr>
      </vt:variant>
      <vt:variant>
        <vt:i4>1441845</vt:i4>
      </vt:variant>
      <vt:variant>
        <vt:i4>74</vt:i4>
      </vt:variant>
      <vt:variant>
        <vt:i4>0</vt:i4>
      </vt:variant>
      <vt:variant>
        <vt:i4>5</vt:i4>
      </vt:variant>
      <vt:variant>
        <vt:lpwstr/>
      </vt:variant>
      <vt:variant>
        <vt:lpwstr>_Toc122477108</vt:lpwstr>
      </vt:variant>
      <vt:variant>
        <vt:i4>1441845</vt:i4>
      </vt:variant>
      <vt:variant>
        <vt:i4>68</vt:i4>
      </vt:variant>
      <vt:variant>
        <vt:i4>0</vt:i4>
      </vt:variant>
      <vt:variant>
        <vt:i4>5</vt:i4>
      </vt:variant>
      <vt:variant>
        <vt:lpwstr/>
      </vt:variant>
      <vt:variant>
        <vt:lpwstr>_Toc122477107</vt:lpwstr>
      </vt:variant>
      <vt:variant>
        <vt:i4>1441845</vt:i4>
      </vt:variant>
      <vt:variant>
        <vt:i4>62</vt:i4>
      </vt:variant>
      <vt:variant>
        <vt:i4>0</vt:i4>
      </vt:variant>
      <vt:variant>
        <vt:i4>5</vt:i4>
      </vt:variant>
      <vt:variant>
        <vt:lpwstr/>
      </vt:variant>
      <vt:variant>
        <vt:lpwstr>_Toc122477106</vt:lpwstr>
      </vt:variant>
      <vt:variant>
        <vt:i4>1441845</vt:i4>
      </vt:variant>
      <vt:variant>
        <vt:i4>56</vt:i4>
      </vt:variant>
      <vt:variant>
        <vt:i4>0</vt:i4>
      </vt:variant>
      <vt:variant>
        <vt:i4>5</vt:i4>
      </vt:variant>
      <vt:variant>
        <vt:lpwstr/>
      </vt:variant>
      <vt:variant>
        <vt:lpwstr>_Toc122477105</vt:lpwstr>
      </vt:variant>
      <vt:variant>
        <vt:i4>1441845</vt:i4>
      </vt:variant>
      <vt:variant>
        <vt:i4>50</vt:i4>
      </vt:variant>
      <vt:variant>
        <vt:i4>0</vt:i4>
      </vt:variant>
      <vt:variant>
        <vt:i4>5</vt:i4>
      </vt:variant>
      <vt:variant>
        <vt:lpwstr/>
      </vt:variant>
      <vt:variant>
        <vt:lpwstr>_Toc122477104</vt:lpwstr>
      </vt:variant>
      <vt:variant>
        <vt:i4>1441845</vt:i4>
      </vt:variant>
      <vt:variant>
        <vt:i4>44</vt:i4>
      </vt:variant>
      <vt:variant>
        <vt:i4>0</vt:i4>
      </vt:variant>
      <vt:variant>
        <vt:i4>5</vt:i4>
      </vt:variant>
      <vt:variant>
        <vt:lpwstr/>
      </vt:variant>
      <vt:variant>
        <vt:lpwstr>_Toc122477103</vt:lpwstr>
      </vt:variant>
      <vt:variant>
        <vt:i4>1441845</vt:i4>
      </vt:variant>
      <vt:variant>
        <vt:i4>38</vt:i4>
      </vt:variant>
      <vt:variant>
        <vt:i4>0</vt:i4>
      </vt:variant>
      <vt:variant>
        <vt:i4>5</vt:i4>
      </vt:variant>
      <vt:variant>
        <vt:lpwstr/>
      </vt:variant>
      <vt:variant>
        <vt:lpwstr>_Toc122477102</vt:lpwstr>
      </vt:variant>
      <vt:variant>
        <vt:i4>1441845</vt:i4>
      </vt:variant>
      <vt:variant>
        <vt:i4>32</vt:i4>
      </vt:variant>
      <vt:variant>
        <vt:i4>0</vt:i4>
      </vt:variant>
      <vt:variant>
        <vt:i4>5</vt:i4>
      </vt:variant>
      <vt:variant>
        <vt:lpwstr/>
      </vt:variant>
      <vt:variant>
        <vt:lpwstr>_Toc122477101</vt:lpwstr>
      </vt:variant>
      <vt:variant>
        <vt:i4>1441845</vt:i4>
      </vt:variant>
      <vt:variant>
        <vt:i4>26</vt:i4>
      </vt:variant>
      <vt:variant>
        <vt:i4>0</vt:i4>
      </vt:variant>
      <vt:variant>
        <vt:i4>5</vt:i4>
      </vt:variant>
      <vt:variant>
        <vt:lpwstr/>
      </vt:variant>
      <vt:variant>
        <vt:lpwstr>_Toc122477100</vt:lpwstr>
      </vt:variant>
      <vt:variant>
        <vt:i4>2031668</vt:i4>
      </vt:variant>
      <vt:variant>
        <vt:i4>20</vt:i4>
      </vt:variant>
      <vt:variant>
        <vt:i4>0</vt:i4>
      </vt:variant>
      <vt:variant>
        <vt:i4>5</vt:i4>
      </vt:variant>
      <vt:variant>
        <vt:lpwstr/>
      </vt:variant>
      <vt:variant>
        <vt:lpwstr>_Toc122477099</vt:lpwstr>
      </vt:variant>
      <vt:variant>
        <vt:i4>2031668</vt:i4>
      </vt:variant>
      <vt:variant>
        <vt:i4>14</vt:i4>
      </vt:variant>
      <vt:variant>
        <vt:i4>0</vt:i4>
      </vt:variant>
      <vt:variant>
        <vt:i4>5</vt:i4>
      </vt:variant>
      <vt:variant>
        <vt:lpwstr/>
      </vt:variant>
      <vt:variant>
        <vt:lpwstr>_Toc122477098</vt:lpwstr>
      </vt:variant>
      <vt:variant>
        <vt:i4>2031668</vt:i4>
      </vt:variant>
      <vt:variant>
        <vt:i4>8</vt:i4>
      </vt:variant>
      <vt:variant>
        <vt:i4>0</vt:i4>
      </vt:variant>
      <vt:variant>
        <vt:i4>5</vt:i4>
      </vt:variant>
      <vt:variant>
        <vt:lpwstr/>
      </vt:variant>
      <vt:variant>
        <vt:lpwstr>_Toc122477097</vt:lpwstr>
      </vt:variant>
      <vt:variant>
        <vt:i4>2031668</vt:i4>
      </vt:variant>
      <vt:variant>
        <vt:i4>2</vt:i4>
      </vt:variant>
      <vt:variant>
        <vt:i4>0</vt:i4>
      </vt:variant>
      <vt:variant>
        <vt:i4>5</vt:i4>
      </vt:variant>
      <vt:variant>
        <vt:lpwstr/>
      </vt:variant>
      <vt:variant>
        <vt:lpwstr>_Toc122477096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378</cp:revision>
  <dcterms:created xsi:type="dcterms:W3CDTF">2022-11-29T05:37:00Z</dcterms:created>
  <dcterms:modified xsi:type="dcterms:W3CDTF">2022-12-20T18:20:00Z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0x0101002032873120F5C540ADC4A82460C204CF</vt:lpwstr>
  </property>
</Properties>
</file>